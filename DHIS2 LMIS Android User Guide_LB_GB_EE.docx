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28AF7" w14:textId="77777777" w:rsidR="00D07051" w:rsidRPr="00D64FCA" w:rsidRDefault="00D15AA4">
      <w:pPr>
        <w:rPr>
          <w:rFonts w:ascii="Arial" w:hAnsi="Arial" w:cs="Arial"/>
          <w:sz w:val="20"/>
          <w:szCs w:val="20"/>
        </w:rPr>
      </w:pPr>
      <w:bookmarkStart w:id="0" w:name="_GoBack"/>
      <w:bookmarkEnd w:id="0"/>
      <w:r w:rsidRPr="00D64FCA">
        <w:rPr>
          <w:rFonts w:ascii="Arial" w:hAnsi="Arial" w:cs="Arial"/>
          <w:sz w:val="20"/>
          <w:szCs w:val="20"/>
        </w:rPr>
        <w:t>INTRODUCTION TO CHAI LMIS</w:t>
      </w:r>
    </w:p>
    <w:p w14:paraId="4C59D5E9" w14:textId="77777777" w:rsidR="00D15AA4" w:rsidRPr="00D64FCA" w:rsidRDefault="00D15AA4">
      <w:pPr>
        <w:rPr>
          <w:rFonts w:ascii="Arial" w:hAnsi="Arial" w:cs="Arial"/>
          <w:sz w:val="20"/>
          <w:szCs w:val="20"/>
        </w:rPr>
      </w:pPr>
      <w:r w:rsidRPr="00D64FCA">
        <w:rPr>
          <w:rFonts w:ascii="Arial" w:hAnsi="Arial" w:cs="Arial"/>
          <w:sz w:val="20"/>
          <w:szCs w:val="20"/>
        </w:rPr>
        <w:t>TERMINOLOGY CONCEPTS</w:t>
      </w:r>
    </w:p>
    <w:p w14:paraId="2D701D9E" w14:textId="77777777" w:rsidR="00D15AA4" w:rsidRPr="00D64FCA" w:rsidRDefault="00D15AA4">
      <w:pPr>
        <w:rPr>
          <w:rFonts w:ascii="Arial" w:hAnsi="Arial" w:cs="Arial"/>
          <w:sz w:val="20"/>
          <w:szCs w:val="20"/>
        </w:rPr>
      </w:pPr>
      <w:r w:rsidRPr="00D64FCA">
        <w:rPr>
          <w:rFonts w:ascii="Arial" w:hAnsi="Arial" w:cs="Arial"/>
          <w:sz w:val="20"/>
          <w:szCs w:val="20"/>
        </w:rPr>
        <w:t>MOBILE APP</w:t>
      </w:r>
    </w:p>
    <w:p w14:paraId="412D054C" w14:textId="77777777" w:rsidR="00D15AA4" w:rsidRPr="00D64FCA" w:rsidRDefault="00D15AA4" w:rsidP="00D15AA4">
      <w:pPr>
        <w:pStyle w:val="ListParagraph"/>
        <w:numPr>
          <w:ilvl w:val="0"/>
          <w:numId w:val="1"/>
        </w:numPr>
        <w:rPr>
          <w:rFonts w:ascii="Arial" w:hAnsi="Arial" w:cs="Arial"/>
          <w:sz w:val="20"/>
          <w:szCs w:val="20"/>
        </w:rPr>
      </w:pPr>
      <w:commentRangeStart w:id="1"/>
      <w:commentRangeStart w:id="2"/>
      <w:r w:rsidRPr="00D64FCA">
        <w:rPr>
          <w:rFonts w:ascii="Arial" w:hAnsi="Arial" w:cs="Arial"/>
          <w:sz w:val="20"/>
          <w:szCs w:val="20"/>
        </w:rPr>
        <w:t>Setup user account</w:t>
      </w:r>
      <w:commentRangeEnd w:id="1"/>
      <w:r w:rsidR="00C34864">
        <w:rPr>
          <w:rStyle w:val="CommentReference"/>
        </w:rPr>
        <w:commentReference w:id="1"/>
      </w:r>
    </w:p>
    <w:p w14:paraId="773118B6" w14:textId="77777777" w:rsidR="00D15AA4" w:rsidRPr="00D64FCA" w:rsidRDefault="00D15AA4" w:rsidP="00D15AA4">
      <w:pPr>
        <w:pStyle w:val="ListParagraph"/>
        <w:numPr>
          <w:ilvl w:val="0"/>
          <w:numId w:val="1"/>
        </w:numPr>
        <w:rPr>
          <w:rFonts w:ascii="Arial" w:hAnsi="Arial" w:cs="Arial"/>
          <w:sz w:val="20"/>
          <w:szCs w:val="20"/>
        </w:rPr>
      </w:pPr>
      <w:r w:rsidRPr="00D64FCA">
        <w:rPr>
          <w:rFonts w:ascii="Arial" w:hAnsi="Arial" w:cs="Arial"/>
          <w:sz w:val="20"/>
          <w:szCs w:val="20"/>
        </w:rPr>
        <w:t>Workflows</w:t>
      </w:r>
      <w:commentRangeEnd w:id="2"/>
      <w:r w:rsidR="0036138E">
        <w:rPr>
          <w:rStyle w:val="CommentReference"/>
        </w:rPr>
        <w:commentReference w:id="2"/>
      </w:r>
    </w:p>
    <w:p w14:paraId="318DF1BC" w14:textId="77777777" w:rsidR="00D15AA4" w:rsidRDefault="00D15AA4" w:rsidP="00D15AA4">
      <w:pPr>
        <w:pStyle w:val="ListParagraph"/>
        <w:numPr>
          <w:ilvl w:val="0"/>
          <w:numId w:val="1"/>
        </w:numPr>
        <w:rPr>
          <w:ins w:id="3" w:author="Lakshmi Balachandran" w:date="2015-01-09T10:57:00Z"/>
          <w:rFonts w:ascii="Arial" w:hAnsi="Arial" w:cs="Arial"/>
          <w:sz w:val="20"/>
          <w:szCs w:val="20"/>
        </w:rPr>
      </w:pPr>
      <w:r w:rsidRPr="00D64FCA">
        <w:rPr>
          <w:rFonts w:ascii="Arial" w:hAnsi="Arial" w:cs="Arial"/>
          <w:sz w:val="20"/>
          <w:szCs w:val="20"/>
        </w:rPr>
        <w:t>Managing your tablet</w:t>
      </w:r>
    </w:p>
    <w:p w14:paraId="1C656F6D" w14:textId="77777777" w:rsidR="00C34864" w:rsidRDefault="00C34864" w:rsidP="00C34864">
      <w:pPr>
        <w:ind w:left="720"/>
        <w:rPr>
          <w:rFonts w:ascii="Arial" w:hAnsi="Arial" w:cs="Arial"/>
          <w:sz w:val="20"/>
          <w:szCs w:val="20"/>
        </w:rPr>
      </w:pPr>
    </w:p>
    <w:p w14:paraId="732F6728" w14:textId="480B7D28" w:rsidR="00C34864" w:rsidRDefault="00C34864" w:rsidP="00E26EE9">
      <w:pPr>
        <w:pStyle w:val="ListParagraph"/>
        <w:numPr>
          <w:ilvl w:val="0"/>
          <w:numId w:val="21"/>
        </w:numPr>
        <w:rPr>
          <w:ins w:id="4" w:author="Lakshmi Balachandran" w:date="2015-01-09T11:27:00Z"/>
          <w:rFonts w:ascii="Arial" w:hAnsi="Arial" w:cs="Arial"/>
          <w:sz w:val="20"/>
          <w:szCs w:val="20"/>
        </w:rPr>
      </w:pPr>
      <w:commentRangeStart w:id="5"/>
      <w:ins w:id="6" w:author="Lakshmi Balachandran" w:date="2015-01-09T10:57:00Z">
        <w:r>
          <w:rPr>
            <w:rFonts w:ascii="Arial" w:hAnsi="Arial" w:cs="Arial"/>
            <w:sz w:val="20"/>
            <w:szCs w:val="20"/>
          </w:rPr>
          <w:t>Getting Started</w:t>
        </w:r>
      </w:ins>
    </w:p>
    <w:p w14:paraId="6FF8A7C9" w14:textId="75FF888A" w:rsidR="0095641D" w:rsidRDefault="0095641D" w:rsidP="00E26EE9">
      <w:pPr>
        <w:pStyle w:val="ListParagraph"/>
        <w:numPr>
          <w:ilvl w:val="0"/>
          <w:numId w:val="21"/>
        </w:numPr>
        <w:rPr>
          <w:ins w:id="7" w:author="Lakshmi Balachandran" w:date="2015-01-09T11:27:00Z"/>
          <w:rFonts w:ascii="Arial" w:hAnsi="Arial" w:cs="Arial"/>
          <w:sz w:val="20"/>
          <w:szCs w:val="20"/>
        </w:rPr>
      </w:pPr>
      <w:ins w:id="8" w:author="Lakshmi Balachandran" w:date="2015-01-09T11:27:00Z">
        <w:r>
          <w:rPr>
            <w:rFonts w:ascii="Arial" w:hAnsi="Arial" w:cs="Arial"/>
            <w:sz w:val="20"/>
            <w:szCs w:val="20"/>
          </w:rPr>
          <w:t>Home Page</w:t>
        </w:r>
      </w:ins>
    </w:p>
    <w:p w14:paraId="0415E0CD" w14:textId="77777777" w:rsidR="003343A5" w:rsidRDefault="003343A5" w:rsidP="00E26EE9">
      <w:pPr>
        <w:pStyle w:val="ListParagraph"/>
        <w:numPr>
          <w:ilvl w:val="0"/>
          <w:numId w:val="21"/>
        </w:numPr>
        <w:rPr>
          <w:ins w:id="9" w:author="Lakshmi Balachandran" w:date="2015-01-09T12:10:00Z"/>
          <w:rFonts w:ascii="Arial" w:hAnsi="Arial" w:cs="Arial"/>
          <w:sz w:val="20"/>
          <w:szCs w:val="20"/>
        </w:rPr>
      </w:pPr>
      <w:ins w:id="10" w:author="Lakshmi Balachandran" w:date="2015-01-09T12:10:00Z">
        <w:r>
          <w:rPr>
            <w:rFonts w:ascii="Arial" w:hAnsi="Arial" w:cs="Arial"/>
            <w:sz w:val="20"/>
            <w:szCs w:val="20"/>
          </w:rPr>
          <w:t>Workflows</w:t>
        </w:r>
      </w:ins>
    </w:p>
    <w:p w14:paraId="6B6D7673" w14:textId="77777777" w:rsidR="003343A5" w:rsidRDefault="0095641D" w:rsidP="00E26EE9">
      <w:pPr>
        <w:pStyle w:val="ListParagraph"/>
        <w:numPr>
          <w:ilvl w:val="1"/>
          <w:numId w:val="21"/>
        </w:numPr>
        <w:ind w:left="1080"/>
        <w:rPr>
          <w:ins w:id="11" w:author="Lakshmi Balachandran" w:date="2015-01-09T12:13:00Z"/>
          <w:rFonts w:ascii="Arial" w:hAnsi="Arial" w:cs="Arial"/>
          <w:sz w:val="20"/>
          <w:szCs w:val="20"/>
        </w:rPr>
      </w:pPr>
      <w:ins w:id="12" w:author="Lakshmi Balachandran" w:date="2015-01-09T11:28:00Z">
        <w:r w:rsidRPr="00E26EE9">
          <w:rPr>
            <w:rFonts w:ascii="Arial" w:hAnsi="Arial" w:cs="Arial"/>
            <w:sz w:val="20"/>
            <w:szCs w:val="20"/>
          </w:rPr>
          <w:t>Dispense</w:t>
        </w:r>
      </w:ins>
      <w:commentRangeEnd w:id="5"/>
      <w:r w:rsidR="00CD6A45">
        <w:rPr>
          <w:rStyle w:val="CommentReference"/>
        </w:rPr>
        <w:commentReference w:id="5"/>
      </w:r>
    </w:p>
    <w:p w14:paraId="4941B287" w14:textId="616607D8" w:rsidR="003343A5" w:rsidRDefault="003343A5" w:rsidP="00E26EE9">
      <w:pPr>
        <w:pStyle w:val="ListParagraph"/>
        <w:numPr>
          <w:ilvl w:val="1"/>
          <w:numId w:val="21"/>
        </w:numPr>
        <w:ind w:left="1080"/>
        <w:rPr>
          <w:ins w:id="13" w:author="Lakshmi Balachandran" w:date="2015-01-09T12:27:00Z"/>
          <w:rFonts w:ascii="Arial" w:hAnsi="Arial" w:cs="Arial"/>
          <w:sz w:val="20"/>
          <w:szCs w:val="20"/>
        </w:rPr>
      </w:pPr>
      <w:ins w:id="14" w:author="Lakshmi Balachandran" w:date="2015-01-09T12:13:00Z">
        <w:r w:rsidRPr="00E26EE9">
          <w:rPr>
            <w:rFonts w:ascii="Arial" w:hAnsi="Arial" w:cs="Arial"/>
            <w:sz w:val="20"/>
            <w:szCs w:val="20"/>
          </w:rPr>
          <w:t>Order</w:t>
        </w:r>
      </w:ins>
    </w:p>
    <w:p w14:paraId="20006989" w14:textId="0E013EAA" w:rsidR="000C2C13" w:rsidRDefault="000C2C13" w:rsidP="00E26EE9">
      <w:pPr>
        <w:pStyle w:val="ListParagraph"/>
        <w:numPr>
          <w:ilvl w:val="0"/>
          <w:numId w:val="24"/>
        </w:numPr>
        <w:rPr>
          <w:ins w:id="15" w:author="Lakshmi Balachandran" w:date="2015-01-09T12:27:00Z"/>
          <w:rFonts w:ascii="Arial" w:hAnsi="Arial" w:cs="Arial"/>
          <w:sz w:val="20"/>
          <w:szCs w:val="20"/>
        </w:rPr>
      </w:pPr>
      <w:ins w:id="16" w:author="Lakshmi Balachandran" w:date="2015-01-09T12:27:00Z">
        <w:r>
          <w:rPr>
            <w:rFonts w:ascii="Arial" w:hAnsi="Arial" w:cs="Arial"/>
            <w:sz w:val="20"/>
            <w:szCs w:val="20"/>
          </w:rPr>
          <w:t>Routine Order</w:t>
        </w:r>
      </w:ins>
    </w:p>
    <w:p w14:paraId="071A10C0" w14:textId="4F648AD4" w:rsidR="000C2C13" w:rsidRDefault="000C2C13" w:rsidP="00E26EE9">
      <w:pPr>
        <w:pStyle w:val="ListParagraph"/>
        <w:numPr>
          <w:ilvl w:val="0"/>
          <w:numId w:val="24"/>
        </w:numPr>
        <w:rPr>
          <w:ins w:id="17" w:author="Lakshmi Balachandran" w:date="2015-01-09T12:27:00Z"/>
          <w:rFonts w:ascii="Arial" w:hAnsi="Arial" w:cs="Arial"/>
          <w:sz w:val="20"/>
          <w:szCs w:val="20"/>
        </w:rPr>
      </w:pPr>
      <w:ins w:id="18" w:author="Lakshmi Balachandran" w:date="2015-01-09T12:27:00Z">
        <w:r>
          <w:rPr>
            <w:rFonts w:ascii="Arial" w:hAnsi="Arial" w:cs="Arial"/>
            <w:sz w:val="20"/>
            <w:szCs w:val="20"/>
          </w:rPr>
          <w:t>Emergency Order</w:t>
        </w:r>
      </w:ins>
    </w:p>
    <w:p w14:paraId="60CDB9FA" w14:textId="5F2ECD24" w:rsidR="000C2C13" w:rsidRDefault="000C2C13" w:rsidP="00E26EE9">
      <w:pPr>
        <w:pStyle w:val="ListParagraph"/>
        <w:numPr>
          <w:ilvl w:val="0"/>
          <w:numId w:val="24"/>
        </w:numPr>
        <w:rPr>
          <w:ins w:id="19" w:author="Lakshmi Balachandran" w:date="2015-01-09T12:27:00Z"/>
          <w:rFonts w:ascii="Arial" w:hAnsi="Arial" w:cs="Arial"/>
          <w:sz w:val="20"/>
          <w:szCs w:val="20"/>
        </w:rPr>
      </w:pPr>
      <w:ins w:id="20" w:author="Lakshmi Balachandran" w:date="2015-01-09T12:27:00Z">
        <w:r>
          <w:rPr>
            <w:rFonts w:ascii="Arial" w:hAnsi="Arial" w:cs="Arial"/>
            <w:sz w:val="20"/>
            <w:szCs w:val="20"/>
          </w:rPr>
          <w:t>Exceptions</w:t>
        </w:r>
      </w:ins>
    </w:p>
    <w:p w14:paraId="0D12A995" w14:textId="7501D701" w:rsidR="000C2C13" w:rsidRDefault="000C2C13" w:rsidP="00E26EE9">
      <w:pPr>
        <w:pStyle w:val="ListParagraph"/>
        <w:numPr>
          <w:ilvl w:val="1"/>
          <w:numId w:val="21"/>
        </w:numPr>
        <w:ind w:left="1080"/>
        <w:rPr>
          <w:ins w:id="21" w:author="Lakshmi Balachandran" w:date="2015-01-09T12:30:00Z"/>
          <w:rFonts w:ascii="Arial" w:hAnsi="Arial" w:cs="Arial"/>
          <w:sz w:val="20"/>
          <w:szCs w:val="20"/>
        </w:rPr>
      </w:pPr>
      <w:ins w:id="22" w:author="Lakshmi Balachandran" w:date="2015-01-09T12:28:00Z">
        <w:r>
          <w:rPr>
            <w:rFonts w:ascii="Arial" w:hAnsi="Arial" w:cs="Arial"/>
            <w:sz w:val="20"/>
            <w:szCs w:val="20"/>
          </w:rPr>
          <w:t>Receive</w:t>
        </w:r>
      </w:ins>
    </w:p>
    <w:p w14:paraId="448AD3CD" w14:textId="74989AEF" w:rsidR="000C2C13" w:rsidRDefault="000C2C13" w:rsidP="00E26EE9">
      <w:pPr>
        <w:pStyle w:val="ListParagraph"/>
        <w:numPr>
          <w:ilvl w:val="0"/>
          <w:numId w:val="24"/>
        </w:numPr>
        <w:rPr>
          <w:ins w:id="23" w:author="Lakshmi Balachandran" w:date="2015-01-09T12:30:00Z"/>
          <w:rFonts w:ascii="Arial" w:hAnsi="Arial" w:cs="Arial"/>
          <w:sz w:val="20"/>
          <w:szCs w:val="20"/>
        </w:rPr>
      </w:pPr>
      <w:ins w:id="24" w:author="Lakshmi Balachandran" w:date="2015-01-09T12:30:00Z">
        <w:r>
          <w:rPr>
            <w:rFonts w:ascii="Arial" w:hAnsi="Arial" w:cs="Arial"/>
            <w:sz w:val="20"/>
            <w:szCs w:val="20"/>
          </w:rPr>
          <w:t>Receive from LGA/State Store</w:t>
        </w:r>
      </w:ins>
    </w:p>
    <w:p w14:paraId="6DF1E986" w14:textId="6060BA76" w:rsidR="000C2C13" w:rsidRDefault="00E26EE9" w:rsidP="00E26EE9">
      <w:pPr>
        <w:pStyle w:val="ListParagraph"/>
        <w:numPr>
          <w:ilvl w:val="0"/>
          <w:numId w:val="24"/>
        </w:numPr>
        <w:rPr>
          <w:ins w:id="25" w:author="Lakshmi Balachandran" w:date="2015-01-09T12:45:00Z"/>
          <w:rFonts w:ascii="Arial" w:hAnsi="Arial" w:cs="Arial"/>
          <w:sz w:val="20"/>
          <w:szCs w:val="20"/>
        </w:rPr>
      </w:pPr>
      <w:ins w:id="26" w:author="Lakshmi Balachandran" w:date="2015-01-09T12:45:00Z">
        <w:r>
          <w:rPr>
            <w:rFonts w:ascii="Arial" w:hAnsi="Arial" w:cs="Arial"/>
            <w:sz w:val="20"/>
            <w:szCs w:val="20"/>
          </w:rPr>
          <w:t>Receive from Zonal Cold Chain Store</w:t>
        </w:r>
      </w:ins>
    </w:p>
    <w:p w14:paraId="1FB791CA" w14:textId="79DE3707" w:rsidR="00E26EE9" w:rsidRDefault="00E26EE9" w:rsidP="00E26EE9">
      <w:pPr>
        <w:pStyle w:val="ListParagraph"/>
        <w:numPr>
          <w:ilvl w:val="0"/>
          <w:numId w:val="24"/>
        </w:numPr>
        <w:rPr>
          <w:ins w:id="27" w:author="Lakshmi Balachandran" w:date="2015-01-09T12:30:00Z"/>
          <w:rFonts w:ascii="Arial" w:hAnsi="Arial" w:cs="Arial"/>
          <w:sz w:val="20"/>
          <w:szCs w:val="20"/>
        </w:rPr>
      </w:pPr>
      <w:ins w:id="28" w:author="Lakshmi Balachandran" w:date="2015-01-09T12:45:00Z">
        <w:r>
          <w:rPr>
            <w:rFonts w:ascii="Arial" w:hAnsi="Arial" w:cs="Arial"/>
            <w:sz w:val="20"/>
            <w:szCs w:val="20"/>
          </w:rPr>
          <w:t>Receive from Other</w:t>
        </w:r>
      </w:ins>
    </w:p>
    <w:p w14:paraId="3B303C6C" w14:textId="48F280A8" w:rsidR="000C2C13" w:rsidRDefault="00E26EE9" w:rsidP="00E26EE9">
      <w:pPr>
        <w:pStyle w:val="ListParagraph"/>
        <w:numPr>
          <w:ilvl w:val="1"/>
          <w:numId w:val="21"/>
        </w:numPr>
        <w:ind w:left="1080"/>
        <w:rPr>
          <w:ins w:id="29" w:author="Lakshmi Balachandran" w:date="2015-01-09T12:45:00Z"/>
          <w:rFonts w:ascii="Arial" w:hAnsi="Arial" w:cs="Arial"/>
          <w:sz w:val="20"/>
          <w:szCs w:val="20"/>
        </w:rPr>
      </w:pPr>
      <w:ins w:id="30" w:author="Lakshmi Balachandran" w:date="2015-01-09T12:45:00Z">
        <w:r>
          <w:rPr>
            <w:rFonts w:ascii="Arial" w:hAnsi="Arial" w:cs="Arial"/>
            <w:sz w:val="20"/>
            <w:szCs w:val="20"/>
          </w:rPr>
          <w:t>Losses</w:t>
        </w:r>
      </w:ins>
    </w:p>
    <w:p w14:paraId="5CF1F28A" w14:textId="5EE6E36A" w:rsidR="00E26EE9" w:rsidRDefault="00E26EE9" w:rsidP="00E26EE9">
      <w:pPr>
        <w:pStyle w:val="ListParagraph"/>
        <w:numPr>
          <w:ilvl w:val="1"/>
          <w:numId w:val="21"/>
        </w:numPr>
        <w:ind w:left="1080"/>
        <w:rPr>
          <w:ins w:id="31" w:author="Lakshmi Balachandran" w:date="2015-01-09T12:49:00Z"/>
          <w:rFonts w:ascii="Arial" w:hAnsi="Arial" w:cs="Arial"/>
          <w:sz w:val="20"/>
          <w:szCs w:val="20"/>
        </w:rPr>
      </w:pPr>
      <w:ins w:id="32" w:author="Lakshmi Balachandran" w:date="2015-01-09T12:46:00Z">
        <w:r>
          <w:rPr>
            <w:rFonts w:ascii="Arial" w:hAnsi="Arial" w:cs="Arial"/>
            <w:sz w:val="20"/>
            <w:szCs w:val="20"/>
          </w:rPr>
          <w:t>Adjustments</w:t>
        </w:r>
      </w:ins>
    </w:p>
    <w:p w14:paraId="67260506" w14:textId="6ED7810A" w:rsidR="0095641D" w:rsidRDefault="00E26EE9" w:rsidP="00E26EE9">
      <w:pPr>
        <w:pStyle w:val="ListParagraph"/>
        <w:numPr>
          <w:ilvl w:val="0"/>
          <w:numId w:val="21"/>
        </w:numPr>
        <w:rPr>
          <w:ins w:id="33" w:author="Lakshmi Balachandran" w:date="2015-01-09T12:50:00Z"/>
          <w:rFonts w:ascii="Arial" w:hAnsi="Arial" w:cs="Arial"/>
          <w:sz w:val="20"/>
          <w:szCs w:val="20"/>
        </w:rPr>
      </w:pPr>
      <w:ins w:id="34" w:author="Lakshmi Balachandran" w:date="2015-01-09T12:50:00Z">
        <w:r>
          <w:rPr>
            <w:rFonts w:ascii="Arial" w:hAnsi="Arial" w:cs="Arial"/>
            <w:sz w:val="20"/>
            <w:szCs w:val="20"/>
          </w:rPr>
          <w:t>Logistics Information</w:t>
        </w:r>
      </w:ins>
    </w:p>
    <w:p w14:paraId="5C7E483A" w14:textId="71D698AC" w:rsidR="00E26EE9" w:rsidRDefault="00E26EE9" w:rsidP="00E26EE9">
      <w:pPr>
        <w:pStyle w:val="ListParagraph"/>
        <w:numPr>
          <w:ilvl w:val="1"/>
          <w:numId w:val="21"/>
        </w:numPr>
        <w:ind w:left="1080"/>
        <w:rPr>
          <w:ins w:id="35" w:author="Lakshmi Balachandran" w:date="2015-01-09T12:50:00Z"/>
          <w:rFonts w:ascii="Arial" w:hAnsi="Arial" w:cs="Arial"/>
          <w:sz w:val="20"/>
          <w:szCs w:val="20"/>
        </w:rPr>
      </w:pPr>
      <w:ins w:id="36" w:author="Lakshmi Balachandran" w:date="2015-01-09T12:50:00Z">
        <w:r>
          <w:rPr>
            <w:rFonts w:ascii="Arial" w:hAnsi="Arial" w:cs="Arial"/>
            <w:sz w:val="20"/>
            <w:szCs w:val="20"/>
          </w:rPr>
          <w:t>Reports</w:t>
        </w:r>
      </w:ins>
    </w:p>
    <w:p w14:paraId="5E94142B" w14:textId="50AC03A2" w:rsidR="00E26EE9" w:rsidRDefault="00E26EE9" w:rsidP="00E26EE9">
      <w:pPr>
        <w:pStyle w:val="ListParagraph"/>
        <w:numPr>
          <w:ilvl w:val="1"/>
          <w:numId w:val="21"/>
        </w:numPr>
        <w:ind w:left="1080"/>
        <w:rPr>
          <w:ins w:id="37" w:author="Lakshmi Balachandran" w:date="2015-01-09T12:50:00Z"/>
          <w:rFonts w:ascii="Arial" w:hAnsi="Arial" w:cs="Arial"/>
          <w:sz w:val="20"/>
          <w:szCs w:val="20"/>
        </w:rPr>
      </w:pPr>
      <w:ins w:id="38" w:author="Lakshmi Balachandran" w:date="2015-01-09T12:50:00Z">
        <w:r>
          <w:rPr>
            <w:rFonts w:ascii="Arial" w:hAnsi="Arial" w:cs="Arial"/>
            <w:sz w:val="20"/>
            <w:szCs w:val="20"/>
          </w:rPr>
          <w:t>Bin Card</w:t>
        </w:r>
      </w:ins>
    </w:p>
    <w:p w14:paraId="26CBADCE" w14:textId="583E1523" w:rsidR="00E26EE9" w:rsidRPr="00E26EE9" w:rsidRDefault="00E26EE9" w:rsidP="00E26EE9">
      <w:pPr>
        <w:pStyle w:val="ListParagraph"/>
        <w:numPr>
          <w:ilvl w:val="0"/>
          <w:numId w:val="21"/>
        </w:numPr>
        <w:rPr>
          <w:rFonts w:ascii="Arial" w:hAnsi="Arial" w:cs="Arial"/>
          <w:sz w:val="20"/>
          <w:szCs w:val="20"/>
        </w:rPr>
      </w:pPr>
      <w:ins w:id="39" w:author="Lakshmi Balachandran" w:date="2015-01-09T12:51:00Z">
        <w:r>
          <w:rPr>
            <w:rFonts w:ascii="Arial" w:hAnsi="Arial" w:cs="Arial"/>
            <w:sz w:val="20"/>
            <w:szCs w:val="20"/>
          </w:rPr>
          <w:t>Messages</w:t>
        </w:r>
      </w:ins>
    </w:p>
    <w:p w14:paraId="2D7F7744" w14:textId="77777777" w:rsidR="00D15AA4" w:rsidRPr="00D64FCA" w:rsidRDefault="00D15AA4" w:rsidP="00D15AA4">
      <w:pPr>
        <w:rPr>
          <w:rFonts w:ascii="Arial" w:hAnsi="Arial" w:cs="Arial"/>
          <w:sz w:val="20"/>
          <w:szCs w:val="20"/>
        </w:rPr>
      </w:pPr>
      <w:commentRangeStart w:id="40"/>
      <w:r w:rsidRPr="00D64FCA">
        <w:rPr>
          <w:rFonts w:ascii="Arial" w:hAnsi="Arial" w:cs="Arial"/>
          <w:sz w:val="20"/>
          <w:szCs w:val="20"/>
        </w:rPr>
        <w:t>ADMIN PORTAL</w:t>
      </w:r>
      <w:commentRangeEnd w:id="40"/>
      <w:r w:rsidR="00E26EE9">
        <w:rPr>
          <w:rStyle w:val="CommentReference"/>
        </w:rPr>
        <w:commentReference w:id="40"/>
      </w:r>
    </w:p>
    <w:p w14:paraId="0E0F2780" w14:textId="60C8464E" w:rsidR="00D15AA4" w:rsidRPr="00D64FCA" w:rsidRDefault="00D15AA4" w:rsidP="00D15AA4">
      <w:pPr>
        <w:pStyle w:val="ListParagraph"/>
        <w:numPr>
          <w:ilvl w:val="0"/>
          <w:numId w:val="2"/>
        </w:numPr>
        <w:rPr>
          <w:rFonts w:ascii="Arial" w:hAnsi="Arial" w:cs="Arial"/>
          <w:sz w:val="20"/>
          <w:szCs w:val="20"/>
        </w:rPr>
      </w:pPr>
      <w:r w:rsidRPr="00D64FCA">
        <w:rPr>
          <w:rFonts w:ascii="Arial" w:hAnsi="Arial" w:cs="Arial"/>
          <w:sz w:val="20"/>
          <w:szCs w:val="20"/>
        </w:rPr>
        <w:t xml:space="preserve">Configuration – How to setup and how to </w:t>
      </w:r>
      <w:r w:rsidR="00B4506E">
        <w:rPr>
          <w:rFonts w:ascii="Arial" w:hAnsi="Arial" w:cs="Arial"/>
          <w:sz w:val="20"/>
          <w:szCs w:val="20"/>
        </w:rPr>
        <w:t>update.</w:t>
      </w:r>
    </w:p>
    <w:p w14:paraId="766B0B06" w14:textId="77777777" w:rsidR="00D15AA4" w:rsidRPr="00D64FCA" w:rsidRDefault="00D15AA4" w:rsidP="00D15AA4">
      <w:pPr>
        <w:pStyle w:val="ListParagraph"/>
        <w:numPr>
          <w:ilvl w:val="0"/>
          <w:numId w:val="2"/>
        </w:numPr>
        <w:rPr>
          <w:rFonts w:ascii="Arial" w:hAnsi="Arial" w:cs="Arial"/>
          <w:sz w:val="20"/>
          <w:szCs w:val="20"/>
        </w:rPr>
      </w:pPr>
      <w:commentRangeStart w:id="41"/>
      <w:r w:rsidRPr="00D64FCA">
        <w:rPr>
          <w:rFonts w:ascii="Arial" w:hAnsi="Arial" w:cs="Arial"/>
          <w:sz w:val="20"/>
          <w:szCs w:val="20"/>
        </w:rPr>
        <w:t>Convention</w:t>
      </w:r>
      <w:commentRangeEnd w:id="41"/>
      <w:r w:rsidR="006B5CA1">
        <w:rPr>
          <w:rStyle w:val="CommentReference"/>
        </w:rPr>
        <w:commentReference w:id="41"/>
      </w:r>
    </w:p>
    <w:p w14:paraId="0392E7DC" w14:textId="77777777" w:rsidR="00D15AA4" w:rsidRPr="00D64FCA" w:rsidRDefault="00D15AA4" w:rsidP="00D15AA4">
      <w:pPr>
        <w:rPr>
          <w:rFonts w:ascii="Arial" w:hAnsi="Arial" w:cs="Arial"/>
          <w:sz w:val="20"/>
          <w:szCs w:val="20"/>
        </w:rPr>
      </w:pPr>
      <w:commentRangeStart w:id="42"/>
      <w:r w:rsidRPr="00D64FCA">
        <w:rPr>
          <w:rFonts w:ascii="Arial" w:hAnsi="Arial" w:cs="Arial"/>
          <w:sz w:val="20"/>
          <w:szCs w:val="20"/>
        </w:rPr>
        <w:t>HELP, FAQ, Troubleshooting</w:t>
      </w:r>
      <w:commentRangeEnd w:id="42"/>
      <w:r w:rsidR="00E26EE9">
        <w:rPr>
          <w:rStyle w:val="CommentReference"/>
        </w:rPr>
        <w:commentReference w:id="42"/>
      </w:r>
    </w:p>
    <w:p w14:paraId="35D58E02" w14:textId="77777777" w:rsidR="00D15AA4" w:rsidRPr="00D64FCA" w:rsidRDefault="00D15AA4" w:rsidP="00D15AA4">
      <w:pPr>
        <w:rPr>
          <w:rFonts w:ascii="Arial" w:hAnsi="Arial" w:cs="Arial"/>
          <w:sz w:val="20"/>
          <w:szCs w:val="20"/>
        </w:rPr>
      </w:pPr>
    </w:p>
    <w:p w14:paraId="5CB5A736" w14:textId="77777777" w:rsidR="00D15AA4" w:rsidRPr="00D64FCA" w:rsidRDefault="00D15AA4" w:rsidP="00D15AA4">
      <w:pPr>
        <w:rPr>
          <w:rFonts w:ascii="Arial" w:hAnsi="Arial" w:cs="Arial"/>
          <w:sz w:val="20"/>
          <w:szCs w:val="20"/>
        </w:rPr>
      </w:pPr>
    </w:p>
    <w:p w14:paraId="070B7AAD" w14:textId="77777777" w:rsidR="00C34864" w:rsidRDefault="00C34864">
      <w:pPr>
        <w:rPr>
          <w:ins w:id="43" w:author="Lakshmi Balachandran" w:date="2015-01-09T10:57:00Z"/>
          <w:rFonts w:ascii="Arial" w:hAnsi="Arial" w:cs="Arial"/>
          <w:b/>
          <w:sz w:val="20"/>
          <w:szCs w:val="20"/>
        </w:rPr>
      </w:pPr>
      <w:ins w:id="44" w:author="Lakshmi Balachandran" w:date="2015-01-09T10:57:00Z">
        <w:r>
          <w:rPr>
            <w:rFonts w:ascii="Arial" w:hAnsi="Arial" w:cs="Arial"/>
            <w:b/>
            <w:sz w:val="20"/>
            <w:szCs w:val="20"/>
          </w:rPr>
          <w:br w:type="page"/>
        </w:r>
      </w:ins>
    </w:p>
    <w:p w14:paraId="02F548FC" w14:textId="73A7CA5E" w:rsidR="00D64FCA" w:rsidRPr="00D64FCA" w:rsidRDefault="00D64FCA" w:rsidP="00D15AA4">
      <w:pPr>
        <w:rPr>
          <w:rFonts w:ascii="Arial" w:hAnsi="Arial" w:cs="Arial"/>
          <w:b/>
          <w:sz w:val="20"/>
          <w:szCs w:val="20"/>
        </w:rPr>
      </w:pPr>
      <w:commentRangeStart w:id="45"/>
      <w:r w:rsidRPr="00D64FCA">
        <w:rPr>
          <w:rFonts w:ascii="Arial" w:hAnsi="Arial" w:cs="Arial"/>
          <w:b/>
          <w:sz w:val="20"/>
          <w:szCs w:val="20"/>
        </w:rPr>
        <w:lastRenderedPageBreak/>
        <w:t>INTRODUCTION</w:t>
      </w:r>
      <w:commentRangeEnd w:id="45"/>
      <w:r w:rsidR="00085A1D">
        <w:rPr>
          <w:rStyle w:val="CommentReference"/>
        </w:rPr>
        <w:commentReference w:id="45"/>
      </w:r>
    </w:p>
    <w:p w14:paraId="3FDC9D35" w14:textId="4EE314BA" w:rsidR="00D15AA4" w:rsidRPr="00D64FCA" w:rsidRDefault="00D15AA4" w:rsidP="002744E7">
      <w:pPr>
        <w:jc w:val="both"/>
        <w:rPr>
          <w:rFonts w:ascii="Arial" w:hAnsi="Arial" w:cs="Arial"/>
          <w:sz w:val="20"/>
          <w:szCs w:val="20"/>
        </w:rPr>
      </w:pPr>
      <w:r w:rsidRPr="00D64FCA">
        <w:rPr>
          <w:rFonts w:ascii="Arial" w:hAnsi="Arial" w:cs="Arial"/>
          <w:sz w:val="20"/>
          <w:szCs w:val="20"/>
        </w:rPr>
        <w:t xml:space="preserve">DHIS2 LMIS is an android application that is used for </w:t>
      </w:r>
      <w:ins w:id="46" w:author="Egwuma Efo" w:date="2015-02-02T12:42:00Z">
        <w:r w:rsidR="00D855A0">
          <w:rPr>
            <w:rFonts w:ascii="Arial" w:hAnsi="Arial" w:cs="Arial"/>
            <w:sz w:val="20"/>
            <w:szCs w:val="20"/>
          </w:rPr>
          <w:t xml:space="preserve">stock management </w:t>
        </w:r>
      </w:ins>
      <w:ins w:id="47" w:author="Lakshmi Balachandran" w:date="2015-01-09T10:34:00Z">
        <w:r w:rsidR="0089799A">
          <w:rPr>
            <w:rFonts w:ascii="Arial" w:hAnsi="Arial" w:cs="Arial"/>
            <w:sz w:val="20"/>
            <w:szCs w:val="20"/>
          </w:rPr>
          <w:t>at health facilities using</w:t>
        </w:r>
      </w:ins>
      <w:r w:rsidRPr="00D64FCA">
        <w:rPr>
          <w:rFonts w:ascii="Arial" w:hAnsi="Arial" w:cs="Arial"/>
          <w:sz w:val="20"/>
          <w:szCs w:val="20"/>
        </w:rPr>
        <w:t xml:space="preserve"> the DHIS2 platform. </w:t>
      </w:r>
      <w:ins w:id="48" w:author="Lakshmi Balachandran" w:date="2015-01-09T10:37:00Z">
        <w:r w:rsidR="0089799A">
          <w:rPr>
            <w:rFonts w:ascii="Arial" w:hAnsi="Arial" w:cs="Arial"/>
            <w:sz w:val="20"/>
            <w:szCs w:val="20"/>
          </w:rPr>
          <w:t xml:space="preserve">The application can be used on </w:t>
        </w:r>
      </w:ins>
      <w:r w:rsidRPr="00D64FCA">
        <w:rPr>
          <w:rFonts w:ascii="Arial" w:hAnsi="Arial" w:cs="Arial"/>
          <w:sz w:val="20"/>
          <w:szCs w:val="20"/>
        </w:rPr>
        <w:t xml:space="preserve">devices running Android 4.0+ and it is optimized for </w:t>
      </w:r>
      <w:commentRangeStart w:id="49"/>
      <w:r w:rsidRPr="00D64FCA">
        <w:rPr>
          <w:rFonts w:ascii="Arial" w:hAnsi="Arial" w:cs="Arial"/>
          <w:sz w:val="20"/>
          <w:szCs w:val="20"/>
        </w:rPr>
        <w:t>tablets</w:t>
      </w:r>
      <w:commentRangeEnd w:id="49"/>
      <w:r w:rsidR="003B22A1">
        <w:rPr>
          <w:rStyle w:val="CommentReference"/>
        </w:rPr>
        <w:commentReference w:id="49"/>
      </w:r>
      <w:r w:rsidRPr="00D64FCA">
        <w:rPr>
          <w:rFonts w:ascii="Arial" w:hAnsi="Arial" w:cs="Arial"/>
          <w:sz w:val="20"/>
          <w:szCs w:val="20"/>
        </w:rPr>
        <w:t>.</w:t>
      </w:r>
    </w:p>
    <w:p w14:paraId="0D87C4E3" w14:textId="77777777" w:rsidR="00D15AA4" w:rsidRPr="00D64FCA" w:rsidRDefault="00D15AA4" w:rsidP="00D15AA4">
      <w:pPr>
        <w:rPr>
          <w:rFonts w:ascii="Arial" w:hAnsi="Arial" w:cs="Arial"/>
          <w:sz w:val="20"/>
          <w:szCs w:val="20"/>
        </w:rPr>
      </w:pPr>
    </w:p>
    <w:p w14:paraId="2C98E8A5" w14:textId="3ED2FA08" w:rsidR="00D15AA4" w:rsidRPr="00D64FCA" w:rsidRDefault="00D15AA4" w:rsidP="00D15AA4">
      <w:pPr>
        <w:rPr>
          <w:rFonts w:ascii="Arial" w:hAnsi="Arial" w:cs="Arial"/>
          <w:sz w:val="20"/>
          <w:szCs w:val="20"/>
        </w:rPr>
      </w:pPr>
      <w:r w:rsidRPr="00D64FCA">
        <w:rPr>
          <w:rFonts w:ascii="Arial" w:hAnsi="Arial" w:cs="Arial"/>
          <w:sz w:val="20"/>
          <w:szCs w:val="20"/>
        </w:rPr>
        <w:t xml:space="preserve">The application is built to support offline use </w:t>
      </w:r>
      <w:del w:id="50" w:author="Egwuma Efo" w:date="2015-02-02T12:44:00Z">
        <w:r w:rsidRPr="00D64FCA" w:rsidDel="00D855A0">
          <w:rPr>
            <w:rFonts w:ascii="Arial" w:hAnsi="Arial" w:cs="Arial"/>
            <w:sz w:val="20"/>
            <w:szCs w:val="20"/>
          </w:rPr>
          <w:delText>wher</w:delText>
        </w:r>
      </w:del>
      <w:del w:id="51" w:author="Egwuma Efo" w:date="2015-02-02T12:43:00Z">
        <w:r w:rsidRPr="00D64FCA" w:rsidDel="00D855A0">
          <w:rPr>
            <w:rFonts w:ascii="Arial" w:hAnsi="Arial" w:cs="Arial"/>
            <w:sz w:val="20"/>
            <w:szCs w:val="20"/>
          </w:rPr>
          <w:delText>eby</w:delText>
        </w:r>
      </w:del>
      <w:del w:id="52" w:author="Egwuma Efo" w:date="2015-02-02T12:44:00Z">
        <w:r w:rsidRPr="00D64FCA" w:rsidDel="00D855A0">
          <w:rPr>
            <w:rFonts w:ascii="Arial" w:hAnsi="Arial" w:cs="Arial"/>
            <w:sz w:val="20"/>
            <w:szCs w:val="20"/>
          </w:rPr>
          <w:delText xml:space="preserve"> </w:delText>
        </w:r>
      </w:del>
      <w:del w:id="53" w:author="Egwuma Efo" w:date="2015-02-02T12:43:00Z">
        <w:r w:rsidRPr="00D64FCA" w:rsidDel="00D855A0">
          <w:rPr>
            <w:rFonts w:ascii="Arial" w:hAnsi="Arial" w:cs="Arial"/>
            <w:sz w:val="20"/>
            <w:szCs w:val="20"/>
          </w:rPr>
          <w:delText xml:space="preserve">the </w:delText>
        </w:r>
      </w:del>
      <w:del w:id="54" w:author="Egwuma Efo" w:date="2015-02-02T12:44:00Z">
        <w:r w:rsidRPr="00D64FCA" w:rsidDel="00D855A0">
          <w:rPr>
            <w:rFonts w:ascii="Arial" w:hAnsi="Arial" w:cs="Arial"/>
            <w:sz w:val="20"/>
            <w:szCs w:val="20"/>
          </w:rPr>
          <w:delText>user can enter data in the app and</w:delText>
        </w:r>
      </w:del>
      <w:ins w:id="55" w:author="Egwuma Efo" w:date="2015-02-02T12:44:00Z">
        <w:r w:rsidR="00D855A0">
          <w:rPr>
            <w:rFonts w:ascii="Arial" w:hAnsi="Arial" w:cs="Arial"/>
            <w:sz w:val="20"/>
            <w:szCs w:val="20"/>
          </w:rPr>
          <w:t xml:space="preserve"> for data entry at the facilities and this data</w:t>
        </w:r>
      </w:ins>
      <w:r w:rsidRPr="00D64FCA">
        <w:rPr>
          <w:rFonts w:ascii="Arial" w:hAnsi="Arial" w:cs="Arial"/>
          <w:sz w:val="20"/>
          <w:szCs w:val="20"/>
        </w:rPr>
        <w:t xml:space="preserve"> </w:t>
      </w:r>
      <w:ins w:id="56" w:author="Egwuma Efo" w:date="2015-02-02T12:44:00Z">
        <w:r w:rsidR="00D855A0">
          <w:rPr>
            <w:rFonts w:ascii="Arial" w:hAnsi="Arial" w:cs="Arial"/>
            <w:sz w:val="20"/>
            <w:szCs w:val="20"/>
          </w:rPr>
          <w:t xml:space="preserve">is </w:t>
        </w:r>
      </w:ins>
      <w:del w:id="57" w:author="Egwuma Efo" w:date="2015-02-02T12:44:00Z">
        <w:r w:rsidRPr="00D64FCA" w:rsidDel="00D855A0">
          <w:rPr>
            <w:rFonts w:ascii="Arial" w:hAnsi="Arial" w:cs="Arial"/>
            <w:sz w:val="20"/>
            <w:szCs w:val="20"/>
          </w:rPr>
          <w:delText>it will be</w:delText>
        </w:r>
      </w:del>
      <w:r w:rsidRPr="00D64FCA">
        <w:rPr>
          <w:rFonts w:ascii="Arial" w:hAnsi="Arial" w:cs="Arial"/>
          <w:sz w:val="20"/>
          <w:szCs w:val="20"/>
        </w:rPr>
        <w:t xml:space="preserve"> synchronized once a connection is available</w:t>
      </w:r>
      <w:ins w:id="58" w:author="Egwuma Efo" w:date="2015-02-02T12:45:00Z">
        <w:r w:rsidR="00D855A0">
          <w:rPr>
            <w:rFonts w:ascii="Arial" w:hAnsi="Arial" w:cs="Arial"/>
            <w:sz w:val="20"/>
            <w:szCs w:val="20"/>
          </w:rPr>
          <w:t xml:space="preserve"> (3G/2G)</w:t>
        </w:r>
      </w:ins>
      <w:r w:rsidRPr="00D64FCA">
        <w:rPr>
          <w:rFonts w:ascii="Arial" w:hAnsi="Arial" w:cs="Arial"/>
          <w:sz w:val="20"/>
          <w:szCs w:val="20"/>
        </w:rPr>
        <w:t xml:space="preserve">. It also has a built in fallback of SMS in case </w:t>
      </w:r>
      <w:r w:rsidR="00B4506E" w:rsidRPr="00D64FCA">
        <w:rPr>
          <w:rFonts w:ascii="Arial" w:hAnsi="Arial" w:cs="Arial"/>
          <w:sz w:val="20"/>
          <w:szCs w:val="20"/>
        </w:rPr>
        <w:t>Internet</w:t>
      </w:r>
      <w:r w:rsidRPr="00D64FCA">
        <w:rPr>
          <w:rFonts w:ascii="Arial" w:hAnsi="Arial" w:cs="Arial"/>
          <w:sz w:val="20"/>
          <w:szCs w:val="20"/>
        </w:rPr>
        <w:t xml:space="preserve"> connectivity is not available.</w:t>
      </w:r>
    </w:p>
    <w:p w14:paraId="0121D3EB" w14:textId="77777777" w:rsidR="000E02EB" w:rsidRPr="00D64FCA" w:rsidRDefault="000E02EB" w:rsidP="00D15AA4">
      <w:pPr>
        <w:rPr>
          <w:rFonts w:ascii="Arial" w:hAnsi="Arial" w:cs="Arial"/>
          <w:sz w:val="20"/>
          <w:szCs w:val="20"/>
        </w:rPr>
      </w:pPr>
    </w:p>
    <w:p w14:paraId="09CB86E9" w14:textId="77777777" w:rsidR="000E02EB" w:rsidRPr="00D64FCA" w:rsidRDefault="000E02EB" w:rsidP="00D15AA4">
      <w:pPr>
        <w:rPr>
          <w:rFonts w:ascii="Arial" w:hAnsi="Arial" w:cs="Arial"/>
          <w:sz w:val="20"/>
          <w:szCs w:val="20"/>
        </w:rPr>
      </w:pPr>
      <w:r w:rsidRPr="00D64FCA">
        <w:rPr>
          <w:rFonts w:ascii="Arial" w:hAnsi="Arial" w:cs="Arial"/>
          <w:sz w:val="20"/>
          <w:szCs w:val="20"/>
        </w:rPr>
        <w:t>TERMINOLOGY</w:t>
      </w:r>
    </w:p>
    <w:p w14:paraId="60035663" w14:textId="77777777" w:rsidR="000E02EB" w:rsidRPr="00D64FCA" w:rsidRDefault="000E02EB" w:rsidP="000E02EB">
      <w:pPr>
        <w:pStyle w:val="ListParagraph"/>
        <w:numPr>
          <w:ilvl w:val="0"/>
          <w:numId w:val="5"/>
        </w:numPr>
        <w:rPr>
          <w:rFonts w:ascii="Arial" w:hAnsi="Arial" w:cs="Arial"/>
          <w:sz w:val="20"/>
          <w:szCs w:val="20"/>
        </w:rPr>
      </w:pPr>
      <w:r w:rsidRPr="00D64FCA">
        <w:rPr>
          <w:rFonts w:ascii="Arial" w:hAnsi="Arial" w:cs="Arial"/>
          <w:sz w:val="20"/>
          <w:szCs w:val="20"/>
        </w:rPr>
        <w:t>DHIS</w:t>
      </w:r>
    </w:p>
    <w:p w14:paraId="7B15ECB7" w14:textId="77777777" w:rsidR="000E02EB" w:rsidRPr="00D64FCA" w:rsidRDefault="000E02EB" w:rsidP="000E02EB">
      <w:pPr>
        <w:pStyle w:val="ListParagraph"/>
        <w:numPr>
          <w:ilvl w:val="0"/>
          <w:numId w:val="5"/>
        </w:numPr>
        <w:rPr>
          <w:rFonts w:ascii="Arial" w:hAnsi="Arial" w:cs="Arial"/>
          <w:sz w:val="20"/>
          <w:szCs w:val="20"/>
        </w:rPr>
      </w:pPr>
      <w:r w:rsidRPr="00D64FCA">
        <w:rPr>
          <w:rFonts w:ascii="Arial" w:hAnsi="Arial" w:cs="Arial"/>
          <w:sz w:val="20"/>
          <w:szCs w:val="20"/>
        </w:rPr>
        <w:t>LMIS</w:t>
      </w:r>
    </w:p>
    <w:p w14:paraId="13271B6C" w14:textId="77777777" w:rsidR="000E02EB" w:rsidRPr="00D64FCA" w:rsidRDefault="000E02EB" w:rsidP="000E02EB">
      <w:pPr>
        <w:pStyle w:val="ListParagraph"/>
        <w:numPr>
          <w:ilvl w:val="0"/>
          <w:numId w:val="5"/>
        </w:numPr>
        <w:rPr>
          <w:rFonts w:ascii="Arial" w:hAnsi="Arial" w:cs="Arial"/>
          <w:sz w:val="20"/>
          <w:szCs w:val="20"/>
        </w:rPr>
      </w:pPr>
      <w:r w:rsidRPr="00D64FCA">
        <w:rPr>
          <w:rFonts w:ascii="Arial" w:hAnsi="Arial" w:cs="Arial"/>
          <w:sz w:val="20"/>
          <w:szCs w:val="20"/>
        </w:rPr>
        <w:t>SMS</w:t>
      </w:r>
    </w:p>
    <w:p w14:paraId="5E53CA49" w14:textId="77777777" w:rsidR="000E02EB" w:rsidRPr="00D64FCA" w:rsidRDefault="000E02EB" w:rsidP="000E02EB">
      <w:pPr>
        <w:pStyle w:val="ListParagraph"/>
        <w:numPr>
          <w:ilvl w:val="0"/>
          <w:numId w:val="5"/>
        </w:numPr>
        <w:rPr>
          <w:rFonts w:ascii="Arial" w:hAnsi="Arial" w:cs="Arial"/>
          <w:sz w:val="20"/>
          <w:szCs w:val="20"/>
        </w:rPr>
      </w:pPr>
      <w:r w:rsidRPr="00D64FCA">
        <w:rPr>
          <w:rFonts w:ascii="Arial" w:hAnsi="Arial" w:cs="Arial"/>
          <w:sz w:val="20"/>
          <w:szCs w:val="20"/>
        </w:rPr>
        <w:t>Commodity</w:t>
      </w:r>
    </w:p>
    <w:p w14:paraId="4F843A5F" w14:textId="77777777" w:rsidR="000E02EB" w:rsidRPr="00D64FCA" w:rsidRDefault="000E02EB" w:rsidP="000E02EB">
      <w:pPr>
        <w:pStyle w:val="ListParagraph"/>
        <w:numPr>
          <w:ilvl w:val="0"/>
          <w:numId w:val="5"/>
        </w:numPr>
        <w:rPr>
          <w:rFonts w:ascii="Arial" w:hAnsi="Arial" w:cs="Arial"/>
          <w:sz w:val="20"/>
          <w:szCs w:val="20"/>
        </w:rPr>
      </w:pPr>
      <w:r w:rsidRPr="00D64FCA">
        <w:rPr>
          <w:rFonts w:ascii="Arial" w:hAnsi="Arial" w:cs="Arial"/>
          <w:sz w:val="20"/>
          <w:szCs w:val="20"/>
        </w:rPr>
        <w:t>Program</w:t>
      </w:r>
    </w:p>
    <w:p w14:paraId="1EC01EEA" w14:textId="77777777" w:rsidR="00FE781C" w:rsidRPr="00D64FCA" w:rsidRDefault="00FE781C" w:rsidP="00D15AA4">
      <w:pPr>
        <w:rPr>
          <w:rFonts w:ascii="Arial" w:hAnsi="Arial" w:cs="Arial"/>
          <w:sz w:val="20"/>
          <w:szCs w:val="20"/>
        </w:rPr>
      </w:pPr>
    </w:p>
    <w:p w14:paraId="3D630FE4" w14:textId="77777777" w:rsidR="00C34864" w:rsidRDefault="00C34864">
      <w:pPr>
        <w:rPr>
          <w:ins w:id="59" w:author="Lakshmi Balachandran" w:date="2015-01-09T10:57:00Z"/>
          <w:rFonts w:ascii="Arial" w:hAnsi="Arial" w:cs="Arial"/>
          <w:sz w:val="20"/>
          <w:szCs w:val="20"/>
        </w:rPr>
      </w:pPr>
      <w:ins w:id="60" w:author="Lakshmi Balachandran" w:date="2015-01-09T10:57:00Z">
        <w:r>
          <w:rPr>
            <w:rFonts w:ascii="Arial" w:hAnsi="Arial" w:cs="Arial"/>
            <w:sz w:val="20"/>
            <w:szCs w:val="20"/>
          </w:rPr>
          <w:br w:type="page"/>
        </w:r>
      </w:ins>
    </w:p>
    <w:p w14:paraId="4B6EA6A9" w14:textId="5E6E0282" w:rsidR="00FE781C" w:rsidRPr="00D64FCA" w:rsidRDefault="00FE781C" w:rsidP="00D15AA4">
      <w:pPr>
        <w:rPr>
          <w:rFonts w:ascii="Arial" w:hAnsi="Arial" w:cs="Arial"/>
          <w:sz w:val="20"/>
          <w:szCs w:val="20"/>
        </w:rPr>
      </w:pPr>
      <w:r w:rsidRPr="00D64FCA">
        <w:rPr>
          <w:rFonts w:ascii="Arial" w:hAnsi="Arial" w:cs="Arial"/>
          <w:sz w:val="20"/>
          <w:szCs w:val="20"/>
        </w:rPr>
        <w:lastRenderedPageBreak/>
        <w:t>MOBILE APP</w:t>
      </w:r>
    </w:p>
    <w:p w14:paraId="6EFC8F50" w14:textId="77777777" w:rsidR="00FE781C" w:rsidRPr="00D64FCA" w:rsidRDefault="00FE781C" w:rsidP="00D15AA4">
      <w:pPr>
        <w:rPr>
          <w:rFonts w:ascii="Arial" w:hAnsi="Arial" w:cs="Arial"/>
          <w:b/>
          <w:sz w:val="20"/>
          <w:szCs w:val="20"/>
        </w:rPr>
      </w:pPr>
      <w:r w:rsidRPr="00D64FCA">
        <w:rPr>
          <w:rFonts w:ascii="Arial" w:hAnsi="Arial" w:cs="Arial"/>
          <w:b/>
          <w:sz w:val="20"/>
          <w:szCs w:val="20"/>
        </w:rPr>
        <w:t>Getting started</w:t>
      </w:r>
    </w:p>
    <w:p w14:paraId="6A12DBCF" w14:textId="77777777" w:rsidR="00FE781C" w:rsidRPr="00D64FCA" w:rsidRDefault="00FE781C" w:rsidP="00D15AA4">
      <w:pPr>
        <w:rPr>
          <w:rFonts w:ascii="Arial" w:hAnsi="Arial" w:cs="Arial"/>
          <w:sz w:val="20"/>
          <w:szCs w:val="20"/>
        </w:rPr>
      </w:pPr>
      <w:r w:rsidRPr="00D64FCA">
        <w:rPr>
          <w:rFonts w:ascii="Arial" w:hAnsi="Arial" w:cs="Arial"/>
          <w:sz w:val="20"/>
          <w:szCs w:val="20"/>
        </w:rPr>
        <w:t xml:space="preserve">Download </w:t>
      </w:r>
      <w:commentRangeStart w:id="61"/>
      <w:r w:rsidRPr="00D64FCA">
        <w:rPr>
          <w:rFonts w:ascii="Arial" w:hAnsi="Arial" w:cs="Arial"/>
          <w:sz w:val="20"/>
          <w:szCs w:val="20"/>
        </w:rPr>
        <w:t xml:space="preserve">and install </w:t>
      </w:r>
      <w:commentRangeEnd w:id="61"/>
      <w:r w:rsidR="003B22A1">
        <w:rPr>
          <w:rStyle w:val="CommentReference"/>
        </w:rPr>
        <w:commentReference w:id="61"/>
      </w:r>
      <w:r w:rsidRPr="00D64FCA">
        <w:rPr>
          <w:rFonts w:ascii="Arial" w:hAnsi="Arial" w:cs="Arial"/>
          <w:sz w:val="20"/>
          <w:szCs w:val="20"/>
        </w:rPr>
        <w:t xml:space="preserve">the latest development version of the application from the following URL: </w:t>
      </w:r>
      <w:hyperlink r:id="rId7" w:history="1">
        <w:r w:rsidRPr="00D64FCA">
          <w:rPr>
            <w:rStyle w:val="Hyperlink"/>
            <w:rFonts w:ascii="Arial" w:hAnsi="Arial" w:cs="Arial"/>
            <w:sz w:val="20"/>
            <w:szCs w:val="20"/>
          </w:rPr>
          <w:t>http://bit.ly/chailmis-latest-dev</w:t>
        </w:r>
      </w:hyperlink>
    </w:p>
    <w:p w14:paraId="708775D4" w14:textId="77777777" w:rsidR="00FE781C" w:rsidRDefault="00FE781C" w:rsidP="00D15AA4">
      <w:pPr>
        <w:rPr>
          <w:rFonts w:ascii="Arial" w:hAnsi="Arial" w:cs="Arial"/>
          <w:sz w:val="20"/>
          <w:szCs w:val="20"/>
        </w:rPr>
      </w:pPr>
      <w:r w:rsidRPr="00D64FCA">
        <w:rPr>
          <w:rFonts w:ascii="Arial" w:hAnsi="Arial" w:cs="Arial"/>
          <w:sz w:val="20"/>
          <w:szCs w:val="20"/>
        </w:rPr>
        <w:t>Once installation is complete, you can open the app and you will be taken to the following screen:</w:t>
      </w:r>
    </w:p>
    <w:p w14:paraId="05A57EB9" w14:textId="77777777" w:rsidR="00D64FCA" w:rsidRPr="00D64FCA" w:rsidRDefault="00D64FCA" w:rsidP="00D15AA4">
      <w:pPr>
        <w:rPr>
          <w:rFonts w:ascii="Arial" w:hAnsi="Arial" w:cs="Arial"/>
          <w:sz w:val="20"/>
          <w:szCs w:val="20"/>
        </w:rPr>
      </w:pPr>
    </w:p>
    <w:p w14:paraId="2647D40D" w14:textId="7B9B0897" w:rsidR="00D64FCA" w:rsidRPr="00D64FCA" w:rsidRDefault="00D64FCA" w:rsidP="00D15AA4">
      <w:pPr>
        <w:rPr>
          <w:rFonts w:ascii="Arial" w:hAnsi="Arial" w:cs="Arial"/>
          <w:sz w:val="20"/>
          <w:szCs w:val="20"/>
        </w:rPr>
      </w:pPr>
      <w:r>
        <w:rPr>
          <w:rFonts w:ascii="Arial" w:hAnsi="Arial" w:cs="Arial"/>
          <w:noProof/>
          <w:sz w:val="20"/>
          <w:szCs w:val="20"/>
        </w:rPr>
        <w:drawing>
          <wp:inline distT="0" distB="0" distL="0" distR="0" wp14:anchorId="5E83F1BB" wp14:editId="555010A2">
            <wp:extent cx="5266055" cy="3086735"/>
            <wp:effectExtent l="0" t="0" r="0" b="12065"/>
            <wp:docPr id="1" name="Picture 1" descr="MyHardDrive:Users:ekamara:Desktop:CHAI Screenshots:Screenshot_2014-12-31-10-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HardDrive:Users:ekamara:Desktop:CHAI Screenshots:Screenshot_2014-12-31-10-14-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44785981" w14:textId="1CE15923" w:rsidR="00FE781C" w:rsidRPr="00D64FCA" w:rsidRDefault="00FE781C" w:rsidP="00D15AA4">
      <w:pPr>
        <w:rPr>
          <w:rFonts w:ascii="Arial" w:hAnsi="Arial" w:cs="Arial"/>
          <w:sz w:val="20"/>
          <w:szCs w:val="20"/>
        </w:rPr>
      </w:pPr>
      <w:r w:rsidRPr="00D64FCA">
        <w:rPr>
          <w:rFonts w:ascii="Arial" w:hAnsi="Arial" w:cs="Arial"/>
          <w:sz w:val="20"/>
          <w:szCs w:val="20"/>
        </w:rPr>
        <w:t>On this scree</w:t>
      </w:r>
      <w:r w:rsidR="00D64FCA">
        <w:rPr>
          <w:rFonts w:ascii="Arial" w:hAnsi="Arial" w:cs="Arial"/>
          <w:sz w:val="20"/>
          <w:szCs w:val="20"/>
        </w:rPr>
        <w:t>n</w:t>
      </w:r>
      <w:r w:rsidRPr="00D64FCA">
        <w:rPr>
          <w:rFonts w:ascii="Arial" w:hAnsi="Arial" w:cs="Arial"/>
          <w:sz w:val="20"/>
          <w:szCs w:val="20"/>
        </w:rPr>
        <w:t xml:space="preserve">, you are required to enter your facility credentials that you should have received from the </w:t>
      </w:r>
      <w:commentRangeStart w:id="62"/>
      <w:r w:rsidRPr="00D64FCA">
        <w:rPr>
          <w:rFonts w:ascii="Arial" w:hAnsi="Arial" w:cs="Arial"/>
          <w:sz w:val="20"/>
          <w:szCs w:val="20"/>
        </w:rPr>
        <w:t>DHIS2 administrator</w:t>
      </w:r>
      <w:commentRangeEnd w:id="62"/>
      <w:r w:rsidR="00B663FA">
        <w:rPr>
          <w:rStyle w:val="CommentReference"/>
        </w:rPr>
        <w:commentReference w:id="62"/>
      </w:r>
      <w:r w:rsidRPr="00D64FCA">
        <w:rPr>
          <w:rFonts w:ascii="Arial" w:hAnsi="Arial" w:cs="Arial"/>
          <w:sz w:val="20"/>
          <w:szCs w:val="20"/>
        </w:rPr>
        <w:t xml:space="preserve">. This is a </w:t>
      </w:r>
      <w:r w:rsidR="00F007C5" w:rsidRPr="00D64FCA">
        <w:rPr>
          <w:rFonts w:ascii="Arial" w:hAnsi="Arial" w:cs="Arial"/>
          <w:sz w:val="20"/>
          <w:szCs w:val="20"/>
        </w:rPr>
        <w:t>one-time</w:t>
      </w:r>
      <w:r w:rsidRPr="00D64FCA">
        <w:rPr>
          <w:rFonts w:ascii="Arial" w:hAnsi="Arial" w:cs="Arial"/>
          <w:sz w:val="20"/>
          <w:szCs w:val="20"/>
        </w:rPr>
        <w:t xml:space="preserve"> requirement and once the details are filled in and the register button clicked, the registration process will start and you will see the </w:t>
      </w:r>
      <w:commentRangeStart w:id="63"/>
      <w:r w:rsidRPr="00D64FCA">
        <w:rPr>
          <w:rFonts w:ascii="Arial" w:hAnsi="Arial" w:cs="Arial"/>
          <w:sz w:val="20"/>
          <w:szCs w:val="20"/>
        </w:rPr>
        <w:t>following screen</w:t>
      </w:r>
      <w:commentRangeEnd w:id="63"/>
      <w:r w:rsidR="003B22A1">
        <w:rPr>
          <w:rStyle w:val="CommentReference"/>
        </w:rPr>
        <w:commentReference w:id="63"/>
      </w:r>
      <w:r w:rsidRPr="00D64FCA">
        <w:rPr>
          <w:rFonts w:ascii="Arial" w:hAnsi="Arial" w:cs="Arial"/>
          <w:sz w:val="20"/>
          <w:szCs w:val="20"/>
        </w:rPr>
        <w:t>.</w:t>
      </w:r>
    </w:p>
    <w:p w14:paraId="580E86A0" w14:textId="77777777" w:rsidR="00FE781C" w:rsidRPr="00D64FCA" w:rsidRDefault="00FE781C" w:rsidP="00D15AA4">
      <w:pPr>
        <w:rPr>
          <w:rFonts w:ascii="Arial" w:hAnsi="Arial" w:cs="Arial"/>
          <w:sz w:val="20"/>
          <w:szCs w:val="20"/>
        </w:rPr>
      </w:pPr>
    </w:p>
    <w:p w14:paraId="404F7D05" w14:textId="77777777" w:rsidR="00B95781" w:rsidRPr="00D64FCA" w:rsidRDefault="00B95781" w:rsidP="00D15AA4">
      <w:pPr>
        <w:rPr>
          <w:rFonts w:ascii="Arial" w:hAnsi="Arial" w:cs="Arial"/>
          <w:sz w:val="20"/>
          <w:szCs w:val="20"/>
        </w:rPr>
      </w:pPr>
    </w:p>
    <w:p w14:paraId="447BFAF0" w14:textId="7F1169D0" w:rsidR="00B95781" w:rsidRPr="00D64FCA" w:rsidRDefault="00B95781" w:rsidP="00D15AA4">
      <w:pPr>
        <w:rPr>
          <w:rFonts w:ascii="Arial" w:hAnsi="Arial" w:cs="Arial"/>
          <w:sz w:val="20"/>
          <w:szCs w:val="20"/>
        </w:rPr>
      </w:pPr>
      <w:r w:rsidRPr="00D64FCA">
        <w:rPr>
          <w:rFonts w:ascii="Arial" w:hAnsi="Arial" w:cs="Arial"/>
          <w:sz w:val="20"/>
          <w:szCs w:val="20"/>
        </w:rPr>
        <w:t xml:space="preserve">Once the registration is completed you will be taken to the homepage of the </w:t>
      </w:r>
      <w:r w:rsidR="00F007C5" w:rsidRPr="00D64FCA">
        <w:rPr>
          <w:rFonts w:ascii="Arial" w:hAnsi="Arial" w:cs="Arial"/>
          <w:sz w:val="20"/>
          <w:szCs w:val="20"/>
        </w:rPr>
        <w:t>application, which</w:t>
      </w:r>
      <w:r w:rsidRPr="00D64FCA">
        <w:rPr>
          <w:rFonts w:ascii="Arial" w:hAnsi="Arial" w:cs="Arial"/>
          <w:sz w:val="20"/>
          <w:szCs w:val="20"/>
        </w:rPr>
        <w:t xml:space="preserve"> is setup as follows</w:t>
      </w:r>
    </w:p>
    <w:p w14:paraId="6356A606" w14:textId="77777777" w:rsidR="00B95781" w:rsidRPr="00D64FCA" w:rsidRDefault="00B95781" w:rsidP="00D15AA4">
      <w:pPr>
        <w:rPr>
          <w:rFonts w:ascii="Arial" w:hAnsi="Arial" w:cs="Arial"/>
          <w:sz w:val="20"/>
          <w:szCs w:val="20"/>
        </w:rPr>
      </w:pPr>
    </w:p>
    <w:p w14:paraId="4B7043FF" w14:textId="0318D532" w:rsidR="00B95781" w:rsidRPr="00D64FCA" w:rsidRDefault="00D64FCA" w:rsidP="00D15AA4">
      <w:pPr>
        <w:rPr>
          <w:rFonts w:ascii="Arial" w:hAnsi="Arial" w:cs="Arial"/>
          <w:sz w:val="20"/>
          <w:szCs w:val="20"/>
        </w:rPr>
      </w:pPr>
      <w:commentRangeStart w:id="64"/>
      <w:commentRangeStart w:id="65"/>
      <w:r>
        <w:rPr>
          <w:rFonts w:ascii="Arial" w:hAnsi="Arial" w:cs="Arial"/>
          <w:noProof/>
          <w:sz w:val="20"/>
          <w:szCs w:val="20"/>
        </w:rPr>
        <w:drawing>
          <wp:inline distT="0" distB="0" distL="0" distR="0" wp14:anchorId="163C079D" wp14:editId="46FD6BAE">
            <wp:extent cx="5266055" cy="3086735"/>
            <wp:effectExtent l="0" t="0" r="0" b="12065"/>
            <wp:docPr id="2" name="Picture 2" descr="MyHardDrive:Users:ekamara:Desktop:CHAI Screenshots:Screenshot_2014-12-31-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HardDrive:Users:ekamara:Desktop:CHAI Screenshots:Screenshot_2014-12-31-11-07-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commentRangeEnd w:id="64"/>
      <w:commentRangeEnd w:id="65"/>
      <w:r w:rsidR="0036138E">
        <w:rPr>
          <w:rStyle w:val="CommentReference"/>
        </w:rPr>
        <w:commentReference w:id="64"/>
      </w:r>
      <w:r w:rsidR="003B22A1">
        <w:rPr>
          <w:rStyle w:val="CommentReference"/>
        </w:rPr>
        <w:commentReference w:id="65"/>
      </w:r>
    </w:p>
    <w:p w14:paraId="2CED6AD9" w14:textId="77777777" w:rsidR="00B95781" w:rsidRDefault="00B95781" w:rsidP="00D15AA4">
      <w:pPr>
        <w:rPr>
          <w:rFonts w:ascii="Arial" w:hAnsi="Arial" w:cs="Arial"/>
          <w:sz w:val="20"/>
          <w:szCs w:val="20"/>
        </w:rPr>
      </w:pPr>
      <w:r w:rsidRPr="00D64FCA">
        <w:rPr>
          <w:rFonts w:ascii="Arial" w:hAnsi="Arial" w:cs="Arial"/>
          <w:sz w:val="20"/>
          <w:szCs w:val="20"/>
        </w:rPr>
        <w:t>The home page has the following sections:</w:t>
      </w:r>
    </w:p>
    <w:p w14:paraId="35634AB5" w14:textId="77777777" w:rsidR="002421B0" w:rsidRPr="00D64FCA" w:rsidRDefault="002421B0" w:rsidP="00D15AA4">
      <w:pPr>
        <w:rPr>
          <w:rFonts w:ascii="Arial" w:hAnsi="Arial" w:cs="Arial"/>
          <w:sz w:val="20"/>
          <w:szCs w:val="20"/>
        </w:rPr>
      </w:pPr>
    </w:p>
    <w:p w14:paraId="3D35D6B9" w14:textId="0CA1A317" w:rsidR="002421B0" w:rsidRPr="002421B0" w:rsidRDefault="00F007C5" w:rsidP="002421B0">
      <w:pPr>
        <w:pStyle w:val="ListParagraph"/>
        <w:numPr>
          <w:ilvl w:val="0"/>
          <w:numId w:val="3"/>
        </w:numPr>
        <w:rPr>
          <w:rFonts w:ascii="Arial" w:hAnsi="Arial" w:cs="Arial"/>
          <w:sz w:val="20"/>
          <w:szCs w:val="20"/>
        </w:rPr>
      </w:pPr>
      <w:r>
        <w:rPr>
          <w:rFonts w:ascii="Arial" w:hAnsi="Arial" w:cs="Arial"/>
          <w:sz w:val="20"/>
          <w:szCs w:val="20"/>
        </w:rPr>
        <w:lastRenderedPageBreak/>
        <w:t xml:space="preserve">A </w:t>
      </w:r>
      <w:r w:rsidR="00B95781" w:rsidRPr="00D64FCA">
        <w:rPr>
          <w:rFonts w:ascii="Arial" w:hAnsi="Arial" w:cs="Arial"/>
          <w:sz w:val="20"/>
          <w:szCs w:val="20"/>
        </w:rPr>
        <w:t xml:space="preserve">navigation bar </w:t>
      </w:r>
      <w:r>
        <w:rPr>
          <w:rFonts w:ascii="Arial" w:hAnsi="Arial" w:cs="Arial"/>
          <w:sz w:val="20"/>
          <w:szCs w:val="20"/>
        </w:rPr>
        <w:t xml:space="preserve">at the </w:t>
      </w:r>
      <w:del w:id="66" w:author="Gaurav Bhattacharya" w:date="2015-01-29T20:56:00Z">
        <w:r w:rsidDel="00B663FA">
          <w:rPr>
            <w:rFonts w:ascii="Arial" w:hAnsi="Arial" w:cs="Arial"/>
            <w:sz w:val="20"/>
            <w:szCs w:val="20"/>
          </w:rPr>
          <w:delText xml:space="preserve">top </w:delText>
        </w:r>
        <w:r w:rsidR="00B95781" w:rsidRPr="00D64FCA" w:rsidDel="00B663FA">
          <w:rPr>
            <w:rFonts w:ascii="Arial" w:hAnsi="Arial" w:cs="Arial"/>
            <w:sz w:val="20"/>
            <w:szCs w:val="20"/>
          </w:rPr>
          <w:delText>which</w:delText>
        </w:r>
      </w:del>
      <w:ins w:id="67" w:author="Gaurav Bhattacharya" w:date="2015-01-29T20:56:00Z">
        <w:r w:rsidR="00B663FA">
          <w:rPr>
            <w:rFonts w:ascii="Arial" w:hAnsi="Arial" w:cs="Arial"/>
            <w:sz w:val="20"/>
            <w:szCs w:val="20"/>
          </w:rPr>
          <w:t>top, which</w:t>
        </w:r>
      </w:ins>
      <w:r w:rsidR="00B95781" w:rsidRPr="00D64FCA">
        <w:rPr>
          <w:rFonts w:ascii="Arial" w:hAnsi="Arial" w:cs="Arial"/>
          <w:sz w:val="20"/>
          <w:szCs w:val="20"/>
        </w:rPr>
        <w:t xml:space="preserve"> has</w:t>
      </w:r>
      <w:r w:rsidR="002421B0">
        <w:rPr>
          <w:rFonts w:ascii="Arial" w:hAnsi="Arial" w:cs="Arial"/>
          <w:sz w:val="20"/>
          <w:szCs w:val="20"/>
        </w:rPr>
        <w:t xml:space="preserve"> (left to right),</w:t>
      </w:r>
      <w:r w:rsidR="00B95781" w:rsidRPr="00D64FCA">
        <w:rPr>
          <w:rFonts w:ascii="Arial" w:hAnsi="Arial" w:cs="Arial"/>
          <w:sz w:val="20"/>
          <w:szCs w:val="20"/>
        </w:rPr>
        <w:t xml:space="preserve"> the DHIS LMIS logo, the </w:t>
      </w:r>
      <w:r w:rsidR="002421B0">
        <w:rPr>
          <w:rFonts w:ascii="Arial" w:hAnsi="Arial" w:cs="Arial"/>
          <w:sz w:val="20"/>
          <w:szCs w:val="20"/>
        </w:rPr>
        <w:t xml:space="preserve">facility name, </w:t>
      </w:r>
      <w:r w:rsidR="00B95781" w:rsidRPr="00D64FCA">
        <w:rPr>
          <w:rFonts w:ascii="Arial" w:hAnsi="Arial" w:cs="Arial"/>
          <w:sz w:val="20"/>
          <w:szCs w:val="20"/>
        </w:rPr>
        <w:t xml:space="preserve">a </w:t>
      </w:r>
      <w:r>
        <w:rPr>
          <w:rFonts w:ascii="Arial" w:hAnsi="Arial" w:cs="Arial"/>
          <w:sz w:val="20"/>
          <w:szCs w:val="20"/>
        </w:rPr>
        <w:t>clickable alerts</w:t>
      </w:r>
      <w:r w:rsidR="002421B0">
        <w:rPr>
          <w:rFonts w:ascii="Arial" w:hAnsi="Arial" w:cs="Arial"/>
          <w:sz w:val="20"/>
          <w:szCs w:val="20"/>
        </w:rPr>
        <w:t>/messages</w:t>
      </w:r>
      <w:r>
        <w:rPr>
          <w:rFonts w:ascii="Arial" w:hAnsi="Arial" w:cs="Arial"/>
          <w:sz w:val="20"/>
          <w:szCs w:val="20"/>
        </w:rPr>
        <w:t xml:space="preserve"> link </w:t>
      </w:r>
      <w:r w:rsidR="002421B0">
        <w:rPr>
          <w:rFonts w:ascii="Arial" w:hAnsi="Arial" w:cs="Arial"/>
          <w:sz w:val="20"/>
          <w:szCs w:val="20"/>
        </w:rPr>
        <w:t xml:space="preserve">(showing </w:t>
      </w:r>
      <w:r w:rsidR="00B95781" w:rsidRPr="00D64FCA">
        <w:rPr>
          <w:rFonts w:ascii="Arial" w:hAnsi="Arial" w:cs="Arial"/>
          <w:sz w:val="20"/>
          <w:szCs w:val="20"/>
        </w:rPr>
        <w:t>the number of alerts that you have</w:t>
      </w:r>
      <w:r w:rsidR="002421B0">
        <w:rPr>
          <w:rFonts w:ascii="Arial" w:hAnsi="Arial" w:cs="Arial"/>
          <w:sz w:val="20"/>
          <w:szCs w:val="20"/>
        </w:rPr>
        <w:t>),</w:t>
      </w:r>
      <w:r w:rsidR="00B95781" w:rsidRPr="00D64FCA">
        <w:rPr>
          <w:rFonts w:ascii="Arial" w:hAnsi="Arial" w:cs="Arial"/>
          <w:sz w:val="20"/>
          <w:szCs w:val="20"/>
        </w:rPr>
        <w:t xml:space="preserve"> a link to the help file and today’s date.</w:t>
      </w:r>
    </w:p>
    <w:p w14:paraId="6762A0FE" w14:textId="4DC70E62" w:rsidR="002421B0" w:rsidRDefault="002421B0" w:rsidP="002421B0">
      <w:pPr>
        <w:pStyle w:val="ListParagraph"/>
        <w:rPr>
          <w:rFonts w:ascii="Arial" w:hAnsi="Arial" w:cs="Arial"/>
          <w:sz w:val="20"/>
          <w:szCs w:val="20"/>
        </w:rPr>
      </w:pPr>
      <w:r>
        <w:rPr>
          <w:rFonts w:ascii="Arial" w:hAnsi="Arial" w:cs="Arial"/>
          <w:noProof/>
          <w:sz w:val="20"/>
          <w:szCs w:val="20"/>
        </w:rPr>
        <w:drawing>
          <wp:inline distT="0" distB="0" distL="0" distR="0" wp14:anchorId="687FA4D5" wp14:editId="0CD7C3AE">
            <wp:extent cx="4802221" cy="317500"/>
            <wp:effectExtent l="0" t="0" r="0" b="0"/>
            <wp:docPr id="6" name="Picture 6" descr="MyHardDrive:Users:ekamara:Desktop:CHAI Screenshots:Screenshot_2014-12-31-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HardDrive:Users:ekamara:Desktop:CHAI Screenshots:Screenshot_2014-12-31-11-07-17.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9" t="3782" r="-252" b="85923"/>
                    <a:stretch/>
                  </pic:blipFill>
                  <pic:spPr bwMode="auto">
                    <a:xfrm>
                      <a:off x="0" y="0"/>
                      <a:ext cx="4802221" cy="317500"/>
                    </a:xfrm>
                    <a:prstGeom prst="rect">
                      <a:avLst/>
                    </a:prstGeom>
                    <a:noFill/>
                    <a:ln>
                      <a:noFill/>
                    </a:ln>
                    <a:extLst>
                      <a:ext uri="{53640926-AAD7-44d8-BBD7-CCE9431645EC}">
                        <a14:shadowObscured xmlns:a14="http://schemas.microsoft.com/office/drawing/2010/main"/>
                      </a:ext>
                    </a:extLst>
                  </pic:spPr>
                </pic:pic>
              </a:graphicData>
            </a:graphic>
          </wp:inline>
        </w:drawing>
      </w:r>
    </w:p>
    <w:p w14:paraId="0C7D138A" w14:textId="77777777" w:rsidR="002421B0" w:rsidRPr="00D64FCA" w:rsidRDefault="002421B0" w:rsidP="002421B0">
      <w:pPr>
        <w:pStyle w:val="ListParagraph"/>
        <w:rPr>
          <w:rFonts w:ascii="Arial" w:hAnsi="Arial" w:cs="Arial"/>
          <w:sz w:val="20"/>
          <w:szCs w:val="20"/>
        </w:rPr>
      </w:pPr>
    </w:p>
    <w:p w14:paraId="459FAA1C" w14:textId="5D2AE6E5" w:rsidR="00B95781" w:rsidRPr="00D64FCA" w:rsidRDefault="00B95781" w:rsidP="00B95781">
      <w:pPr>
        <w:pStyle w:val="ListParagraph"/>
        <w:numPr>
          <w:ilvl w:val="0"/>
          <w:numId w:val="3"/>
        </w:numPr>
        <w:rPr>
          <w:rFonts w:ascii="Arial" w:hAnsi="Arial" w:cs="Arial"/>
          <w:sz w:val="20"/>
          <w:szCs w:val="20"/>
        </w:rPr>
      </w:pPr>
      <w:r w:rsidRPr="00D64FCA">
        <w:rPr>
          <w:rFonts w:ascii="Arial" w:hAnsi="Arial" w:cs="Arial"/>
          <w:sz w:val="20"/>
          <w:szCs w:val="20"/>
        </w:rPr>
        <w:t xml:space="preserve">A clickable list of modules on the left hand </w:t>
      </w:r>
      <w:r w:rsidR="002421B0" w:rsidRPr="00D64FCA">
        <w:rPr>
          <w:rFonts w:ascii="Arial" w:hAnsi="Arial" w:cs="Arial"/>
          <w:sz w:val="20"/>
          <w:szCs w:val="20"/>
        </w:rPr>
        <w:t>side, which</w:t>
      </w:r>
      <w:r w:rsidRPr="00D64FCA">
        <w:rPr>
          <w:rFonts w:ascii="Arial" w:hAnsi="Arial" w:cs="Arial"/>
          <w:sz w:val="20"/>
          <w:szCs w:val="20"/>
        </w:rPr>
        <w:t xml:space="preserve"> represents the list of activities that you can carry out within the application.</w:t>
      </w:r>
    </w:p>
    <w:p w14:paraId="194DBAE8" w14:textId="77777777" w:rsidR="00B95781" w:rsidRPr="00D64FCA" w:rsidRDefault="00B95781" w:rsidP="00B95781">
      <w:pPr>
        <w:pStyle w:val="ListParagraph"/>
        <w:numPr>
          <w:ilvl w:val="0"/>
          <w:numId w:val="3"/>
        </w:numPr>
        <w:rPr>
          <w:rFonts w:ascii="Arial" w:hAnsi="Arial" w:cs="Arial"/>
          <w:sz w:val="20"/>
          <w:szCs w:val="20"/>
        </w:rPr>
      </w:pPr>
      <w:r w:rsidRPr="00D64FCA">
        <w:rPr>
          <w:rFonts w:ascii="Arial" w:hAnsi="Arial" w:cs="Arial"/>
          <w:sz w:val="20"/>
          <w:szCs w:val="20"/>
        </w:rPr>
        <w:t xml:space="preserve">A graph in the center of the page which displays the months of stock left for the five most frequently dispensed </w:t>
      </w:r>
      <w:commentRangeStart w:id="68"/>
      <w:r w:rsidRPr="00D64FCA">
        <w:rPr>
          <w:rFonts w:ascii="Arial" w:hAnsi="Arial" w:cs="Arial"/>
          <w:sz w:val="20"/>
          <w:szCs w:val="20"/>
        </w:rPr>
        <w:t>commodities</w:t>
      </w:r>
      <w:commentRangeEnd w:id="68"/>
      <w:r w:rsidR="0036138E">
        <w:rPr>
          <w:rStyle w:val="CommentReference"/>
        </w:rPr>
        <w:commentReference w:id="68"/>
      </w:r>
    </w:p>
    <w:p w14:paraId="56081BBD" w14:textId="63C614F5" w:rsidR="00B95781" w:rsidRPr="00D64FCA" w:rsidRDefault="00B95781" w:rsidP="00B95781">
      <w:pPr>
        <w:pStyle w:val="ListParagraph"/>
        <w:numPr>
          <w:ilvl w:val="0"/>
          <w:numId w:val="3"/>
        </w:numPr>
        <w:rPr>
          <w:rFonts w:ascii="Arial" w:hAnsi="Arial" w:cs="Arial"/>
          <w:sz w:val="20"/>
          <w:szCs w:val="20"/>
        </w:rPr>
      </w:pPr>
      <w:r w:rsidRPr="00D64FCA">
        <w:rPr>
          <w:rFonts w:ascii="Arial" w:hAnsi="Arial" w:cs="Arial"/>
          <w:sz w:val="20"/>
          <w:szCs w:val="20"/>
        </w:rPr>
        <w:t>An alerts and notifications area</w:t>
      </w:r>
      <w:ins w:id="69" w:author="Gaurav Bhattacharya" w:date="2015-01-29T20:58:00Z">
        <w:r w:rsidR="00CD6A45">
          <w:rPr>
            <w:rFonts w:ascii="Arial" w:hAnsi="Arial" w:cs="Arial"/>
            <w:sz w:val="20"/>
            <w:szCs w:val="20"/>
          </w:rPr>
          <w:t xml:space="preserve"> on the right</w:t>
        </w:r>
      </w:ins>
      <w:r w:rsidR="002421B0">
        <w:rPr>
          <w:rFonts w:ascii="Arial" w:hAnsi="Arial" w:cs="Arial"/>
          <w:sz w:val="20"/>
          <w:szCs w:val="20"/>
        </w:rPr>
        <w:t>,</w:t>
      </w:r>
      <w:r w:rsidRPr="00D64FCA">
        <w:rPr>
          <w:rFonts w:ascii="Arial" w:hAnsi="Arial" w:cs="Arial"/>
          <w:sz w:val="20"/>
          <w:szCs w:val="20"/>
        </w:rPr>
        <w:t xml:space="preserve"> which displays the </w:t>
      </w:r>
      <w:commentRangeStart w:id="70"/>
      <w:r w:rsidRPr="00D64FCA">
        <w:rPr>
          <w:rFonts w:ascii="Arial" w:hAnsi="Arial" w:cs="Arial"/>
          <w:sz w:val="20"/>
          <w:szCs w:val="20"/>
        </w:rPr>
        <w:t xml:space="preserve">alerts and notifications </w:t>
      </w:r>
      <w:commentRangeEnd w:id="70"/>
      <w:r w:rsidR="00CD6A45">
        <w:rPr>
          <w:rStyle w:val="CommentReference"/>
        </w:rPr>
        <w:commentReference w:id="70"/>
      </w:r>
      <w:r w:rsidRPr="00D64FCA">
        <w:rPr>
          <w:rFonts w:ascii="Arial" w:hAnsi="Arial" w:cs="Arial"/>
          <w:sz w:val="20"/>
          <w:szCs w:val="20"/>
        </w:rPr>
        <w:t>that the user needs to take action upon.</w:t>
      </w:r>
      <w:ins w:id="71" w:author="Gaurav Bhattacharya" w:date="2015-01-29T20:59:00Z">
        <w:r w:rsidR="00CD6A45">
          <w:rPr>
            <w:rFonts w:ascii="Arial" w:hAnsi="Arial" w:cs="Arial"/>
            <w:sz w:val="20"/>
            <w:szCs w:val="20"/>
          </w:rPr>
          <w:t xml:space="preserve"> The Notification section only appears when notifications are received</w:t>
        </w:r>
      </w:ins>
    </w:p>
    <w:p w14:paraId="101D0A1D" w14:textId="77777777" w:rsidR="002D44C0" w:rsidRPr="00D64FCA" w:rsidRDefault="002D44C0" w:rsidP="00B95781">
      <w:pPr>
        <w:rPr>
          <w:rFonts w:ascii="Arial" w:hAnsi="Arial" w:cs="Arial"/>
          <w:sz w:val="20"/>
          <w:szCs w:val="20"/>
        </w:rPr>
      </w:pPr>
    </w:p>
    <w:p w14:paraId="12346DC2" w14:textId="039DE943" w:rsidR="005508FA" w:rsidRPr="00D64FCA" w:rsidRDefault="005508FA" w:rsidP="00B95781">
      <w:pPr>
        <w:rPr>
          <w:rFonts w:ascii="Arial" w:hAnsi="Arial" w:cs="Arial"/>
          <w:sz w:val="20"/>
          <w:szCs w:val="20"/>
        </w:rPr>
      </w:pPr>
      <w:r w:rsidRPr="00D64FCA">
        <w:rPr>
          <w:rFonts w:ascii="Arial" w:hAnsi="Arial" w:cs="Arial"/>
          <w:sz w:val="20"/>
          <w:szCs w:val="20"/>
        </w:rPr>
        <w:t xml:space="preserve">COMMON ELEMENTS OF THE </w:t>
      </w:r>
      <w:commentRangeStart w:id="72"/>
      <w:r w:rsidRPr="00D64FCA">
        <w:rPr>
          <w:rFonts w:ascii="Arial" w:hAnsi="Arial" w:cs="Arial"/>
          <w:sz w:val="20"/>
          <w:szCs w:val="20"/>
        </w:rPr>
        <w:t>APPLICATION</w:t>
      </w:r>
      <w:commentRangeEnd w:id="72"/>
      <w:r w:rsidR="0036138E">
        <w:rPr>
          <w:rStyle w:val="CommentReference"/>
        </w:rPr>
        <w:commentReference w:id="72"/>
      </w:r>
    </w:p>
    <w:p w14:paraId="2E3D6023" w14:textId="507CB893" w:rsidR="005508FA" w:rsidRPr="00D64FCA" w:rsidRDefault="00997EF3" w:rsidP="00997EF3">
      <w:pPr>
        <w:pStyle w:val="ListParagraph"/>
        <w:numPr>
          <w:ilvl w:val="0"/>
          <w:numId w:val="8"/>
        </w:numPr>
        <w:rPr>
          <w:rFonts w:ascii="Arial" w:hAnsi="Arial" w:cs="Arial"/>
          <w:sz w:val="20"/>
          <w:szCs w:val="20"/>
        </w:rPr>
      </w:pPr>
      <w:r w:rsidRPr="00D64FCA">
        <w:rPr>
          <w:rFonts w:ascii="Arial" w:hAnsi="Arial" w:cs="Arial"/>
          <w:sz w:val="20"/>
          <w:szCs w:val="20"/>
        </w:rPr>
        <w:t>Navigation bar layout</w:t>
      </w:r>
    </w:p>
    <w:p w14:paraId="5BF49172" w14:textId="030C0840" w:rsidR="00997EF3" w:rsidRPr="00D64FCA" w:rsidRDefault="00997EF3" w:rsidP="00997EF3">
      <w:pPr>
        <w:pStyle w:val="ListParagraph"/>
        <w:numPr>
          <w:ilvl w:val="0"/>
          <w:numId w:val="8"/>
        </w:numPr>
        <w:rPr>
          <w:rFonts w:ascii="Arial" w:hAnsi="Arial" w:cs="Arial"/>
          <w:sz w:val="20"/>
          <w:szCs w:val="20"/>
        </w:rPr>
      </w:pPr>
      <w:r w:rsidRPr="00D64FCA">
        <w:rPr>
          <w:rFonts w:ascii="Arial" w:hAnsi="Arial" w:cs="Arial"/>
          <w:sz w:val="20"/>
          <w:szCs w:val="20"/>
        </w:rPr>
        <w:t xml:space="preserve">Background </w:t>
      </w:r>
      <w:commentRangeStart w:id="73"/>
      <w:r w:rsidRPr="00D64FCA">
        <w:rPr>
          <w:rFonts w:ascii="Arial" w:hAnsi="Arial" w:cs="Arial"/>
          <w:sz w:val="20"/>
          <w:szCs w:val="20"/>
        </w:rPr>
        <w:t>synchronization</w:t>
      </w:r>
      <w:commentRangeEnd w:id="73"/>
      <w:r w:rsidR="0036138E">
        <w:rPr>
          <w:rStyle w:val="CommentReference"/>
        </w:rPr>
        <w:commentReference w:id="73"/>
      </w:r>
    </w:p>
    <w:p w14:paraId="5BC1CA66" w14:textId="77777777" w:rsidR="00997EF3" w:rsidRPr="00D64FCA" w:rsidRDefault="00997EF3" w:rsidP="00ED1E80">
      <w:pPr>
        <w:pStyle w:val="ListParagraph"/>
        <w:rPr>
          <w:rFonts w:ascii="Arial" w:hAnsi="Arial" w:cs="Arial"/>
          <w:sz w:val="20"/>
          <w:szCs w:val="20"/>
        </w:rPr>
      </w:pPr>
    </w:p>
    <w:p w14:paraId="4519B5F4" w14:textId="554F6599" w:rsidR="00B95781" w:rsidRPr="00D64FCA" w:rsidRDefault="00C046CC" w:rsidP="00B95781">
      <w:pPr>
        <w:rPr>
          <w:rFonts w:ascii="Arial" w:hAnsi="Arial" w:cs="Arial"/>
          <w:sz w:val="20"/>
          <w:szCs w:val="20"/>
        </w:rPr>
      </w:pPr>
      <w:ins w:id="74" w:author="Gaurav Bhattacharya" w:date="2015-01-29T22:09:00Z">
        <w:r>
          <w:rPr>
            <w:rFonts w:ascii="Arial" w:hAnsi="Arial" w:cs="Arial"/>
            <w:sz w:val="20"/>
            <w:szCs w:val="20"/>
          </w:rPr>
          <w:t xml:space="preserve">MODULE NAME: </w:t>
        </w:r>
      </w:ins>
      <w:r w:rsidR="00B95781" w:rsidRPr="00D64FCA">
        <w:rPr>
          <w:rFonts w:ascii="Arial" w:hAnsi="Arial" w:cs="Arial"/>
          <w:sz w:val="20"/>
          <w:szCs w:val="20"/>
        </w:rPr>
        <w:t>DISPENSE</w:t>
      </w:r>
    </w:p>
    <w:p w14:paraId="06662D0F" w14:textId="77777777" w:rsidR="002D44C0" w:rsidRPr="00D64FCA" w:rsidRDefault="002D44C0" w:rsidP="00B95781">
      <w:pPr>
        <w:rPr>
          <w:rFonts w:ascii="Arial" w:hAnsi="Arial" w:cs="Arial"/>
          <w:sz w:val="20"/>
          <w:szCs w:val="20"/>
        </w:rPr>
      </w:pPr>
      <w:commentRangeStart w:id="75"/>
      <w:r w:rsidRPr="00D64FCA">
        <w:rPr>
          <w:rFonts w:ascii="Arial" w:hAnsi="Arial" w:cs="Arial"/>
          <w:sz w:val="20"/>
          <w:szCs w:val="20"/>
        </w:rPr>
        <w:t>The</w:t>
      </w:r>
      <w:commentRangeEnd w:id="75"/>
      <w:r w:rsidR="0036138E">
        <w:rPr>
          <w:rStyle w:val="CommentReference"/>
        </w:rPr>
        <w:commentReference w:id="75"/>
      </w:r>
      <w:r w:rsidRPr="00D64FCA">
        <w:rPr>
          <w:rFonts w:ascii="Arial" w:hAnsi="Arial" w:cs="Arial"/>
          <w:sz w:val="20"/>
          <w:szCs w:val="20"/>
        </w:rPr>
        <w:t xml:space="preserve"> dispense module is used to dispense commodities to patients who have come to the facility. The process for doing this is:</w:t>
      </w:r>
    </w:p>
    <w:p w14:paraId="18DB3CA4" w14:textId="77777777" w:rsidR="002D44C0" w:rsidRPr="00D64FCA" w:rsidRDefault="002D44C0" w:rsidP="00B95781">
      <w:pPr>
        <w:rPr>
          <w:rFonts w:ascii="Arial" w:hAnsi="Arial" w:cs="Arial"/>
          <w:sz w:val="20"/>
          <w:szCs w:val="20"/>
        </w:rPr>
      </w:pPr>
    </w:p>
    <w:p w14:paraId="2DB22F27" w14:textId="77777777" w:rsidR="00B95781" w:rsidRPr="00D64FCA" w:rsidRDefault="00B95781">
      <w:pPr>
        <w:jc w:val="both"/>
        <w:rPr>
          <w:rFonts w:ascii="Arial" w:hAnsi="Arial" w:cs="Arial"/>
          <w:sz w:val="20"/>
          <w:szCs w:val="20"/>
        </w:rPr>
        <w:pPrChange w:id="76" w:author="Lakshmi Balachandran" w:date="2015-01-09T10:53:00Z">
          <w:pPr/>
        </w:pPrChange>
      </w:pPr>
      <w:commentRangeStart w:id="77"/>
      <w:r w:rsidRPr="00D64FCA">
        <w:rPr>
          <w:rFonts w:ascii="Arial" w:hAnsi="Arial" w:cs="Arial"/>
          <w:sz w:val="20"/>
          <w:szCs w:val="20"/>
        </w:rPr>
        <w:t>On</w:t>
      </w:r>
      <w:commentRangeEnd w:id="77"/>
      <w:r w:rsidR="0036138E">
        <w:rPr>
          <w:rStyle w:val="CommentReference"/>
        </w:rPr>
        <w:commentReference w:id="77"/>
      </w:r>
      <w:r w:rsidRPr="00D64FCA">
        <w:rPr>
          <w:rFonts w:ascii="Arial" w:hAnsi="Arial" w:cs="Arial"/>
          <w:sz w:val="20"/>
          <w:szCs w:val="20"/>
        </w:rPr>
        <w:t xml:space="preserve"> the home page, select the ‘Dispense’ module by touching the Dispense button. This will take you to a screen similar to the one below where you will enter the details of the commodities that you are dispensing.</w:t>
      </w:r>
    </w:p>
    <w:p w14:paraId="354DF5DE" w14:textId="15FAD371" w:rsidR="000E02EB" w:rsidRDefault="00332228" w:rsidP="00B95781">
      <w:pPr>
        <w:rPr>
          <w:rFonts w:ascii="Arial" w:hAnsi="Arial" w:cs="Arial"/>
          <w:sz w:val="20"/>
          <w:szCs w:val="20"/>
        </w:rPr>
      </w:pPr>
      <w:r>
        <w:rPr>
          <w:rFonts w:ascii="Arial" w:hAnsi="Arial" w:cs="Arial"/>
          <w:noProof/>
          <w:sz w:val="20"/>
          <w:szCs w:val="20"/>
        </w:rPr>
        <w:drawing>
          <wp:inline distT="0" distB="0" distL="0" distR="0" wp14:anchorId="2E2D4810" wp14:editId="447D4CDF">
            <wp:extent cx="5266055" cy="3086735"/>
            <wp:effectExtent l="0" t="0" r="0" b="12065"/>
            <wp:docPr id="3" name="Picture 3" descr="MyHardDrive:Users:ekamara:Desktop:CHAI Screenshots:Screenshot_2014-12-31-11-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HardDrive:Users:ekamara:Desktop:CHAI Screenshots:Screenshot_2014-12-31-11-14-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6AB7909D" w14:textId="77777777" w:rsidR="00D64FCA" w:rsidRPr="00D64FCA" w:rsidRDefault="00D64FCA" w:rsidP="00B95781">
      <w:pPr>
        <w:rPr>
          <w:rFonts w:ascii="Arial" w:hAnsi="Arial" w:cs="Arial"/>
          <w:sz w:val="20"/>
          <w:szCs w:val="20"/>
        </w:rPr>
      </w:pPr>
    </w:p>
    <w:p w14:paraId="0ADE06EA" w14:textId="666E4486" w:rsidR="000E02EB" w:rsidRPr="00D64FCA" w:rsidRDefault="000E02EB" w:rsidP="00B95781">
      <w:pPr>
        <w:rPr>
          <w:rFonts w:ascii="Arial" w:hAnsi="Arial" w:cs="Arial"/>
          <w:sz w:val="20"/>
          <w:szCs w:val="20"/>
        </w:rPr>
      </w:pPr>
      <w:r w:rsidRPr="00D64FCA">
        <w:rPr>
          <w:rFonts w:ascii="Arial" w:hAnsi="Arial" w:cs="Arial"/>
          <w:sz w:val="20"/>
          <w:szCs w:val="20"/>
        </w:rPr>
        <w:t>Right below the top navigation bar, you will notice another bar that has a yellow background and has ‘Commodity by Program’ on the left and ‘Dispense’ in the middle with a ‘Dispense No: XXXX-MTH’ on the extreme right where XXXX represents a 4 digit number wh</w:t>
      </w:r>
      <w:r w:rsidR="00FD6784">
        <w:rPr>
          <w:rFonts w:ascii="Arial" w:hAnsi="Arial" w:cs="Arial"/>
          <w:sz w:val="20"/>
          <w:szCs w:val="20"/>
        </w:rPr>
        <w:t>i</w:t>
      </w:r>
      <w:r w:rsidRPr="00D64FCA">
        <w:rPr>
          <w:rFonts w:ascii="Arial" w:hAnsi="Arial" w:cs="Arial"/>
          <w:sz w:val="20"/>
          <w:szCs w:val="20"/>
        </w:rPr>
        <w:t>ch is a unique identifier for the current dispense transaction and MTH represents the current month.</w:t>
      </w:r>
    </w:p>
    <w:p w14:paraId="02BBFA81" w14:textId="77777777" w:rsidR="000E02EB" w:rsidRPr="00D64FCA" w:rsidRDefault="000E02EB" w:rsidP="00B95781">
      <w:pPr>
        <w:rPr>
          <w:rFonts w:ascii="Arial" w:hAnsi="Arial" w:cs="Arial"/>
          <w:sz w:val="20"/>
          <w:szCs w:val="20"/>
        </w:rPr>
      </w:pPr>
    </w:p>
    <w:p w14:paraId="0085E2E3" w14:textId="77777777" w:rsidR="000E02EB" w:rsidRPr="00D64FCA" w:rsidRDefault="000E02EB" w:rsidP="00B95781">
      <w:pPr>
        <w:rPr>
          <w:rFonts w:ascii="Arial" w:hAnsi="Arial" w:cs="Arial"/>
          <w:sz w:val="20"/>
          <w:szCs w:val="20"/>
        </w:rPr>
      </w:pPr>
      <w:r w:rsidRPr="00D64FCA">
        <w:rPr>
          <w:rFonts w:ascii="Arial" w:hAnsi="Arial" w:cs="Arial"/>
          <w:sz w:val="20"/>
          <w:szCs w:val="20"/>
        </w:rPr>
        <w:t>To select the commodities that you need to dispense, you have two options:</w:t>
      </w:r>
    </w:p>
    <w:p w14:paraId="2B5DBE8A" w14:textId="7644197F" w:rsidR="000E02EB" w:rsidRDefault="000E02EB" w:rsidP="000E02EB">
      <w:pPr>
        <w:pStyle w:val="ListParagraph"/>
        <w:numPr>
          <w:ilvl w:val="0"/>
          <w:numId w:val="4"/>
        </w:numPr>
        <w:rPr>
          <w:rFonts w:ascii="Arial" w:hAnsi="Arial" w:cs="Arial"/>
          <w:sz w:val="20"/>
          <w:szCs w:val="20"/>
        </w:rPr>
      </w:pPr>
      <w:r w:rsidRPr="00D64FCA">
        <w:rPr>
          <w:rFonts w:ascii="Arial" w:hAnsi="Arial" w:cs="Arial"/>
          <w:sz w:val="20"/>
          <w:szCs w:val="20"/>
        </w:rPr>
        <w:t xml:space="preserve">Use the search </w:t>
      </w:r>
      <w:r w:rsidR="00FD6784">
        <w:rPr>
          <w:rFonts w:ascii="Arial" w:hAnsi="Arial" w:cs="Arial"/>
          <w:sz w:val="20"/>
          <w:szCs w:val="20"/>
        </w:rPr>
        <w:t>box</w:t>
      </w:r>
      <w:r w:rsidRPr="00D64FCA">
        <w:rPr>
          <w:rFonts w:ascii="Arial" w:hAnsi="Arial" w:cs="Arial"/>
          <w:sz w:val="20"/>
          <w:szCs w:val="20"/>
        </w:rPr>
        <w:t xml:space="preserve"> right below ‘Commodity by Program’ – Once you start typing in the search box, a selectable list of commodities which have the string you are typing as part of their name will appear beneath the search box and as you continue typing, the list </w:t>
      </w:r>
      <w:r w:rsidR="00FD6784">
        <w:rPr>
          <w:rFonts w:ascii="Arial" w:hAnsi="Arial" w:cs="Arial"/>
          <w:sz w:val="20"/>
          <w:szCs w:val="20"/>
        </w:rPr>
        <w:t xml:space="preserve">of selectable commodities </w:t>
      </w:r>
      <w:r w:rsidRPr="00D64FCA">
        <w:rPr>
          <w:rFonts w:ascii="Arial" w:hAnsi="Arial" w:cs="Arial"/>
          <w:sz w:val="20"/>
          <w:szCs w:val="20"/>
        </w:rPr>
        <w:t xml:space="preserve">will be filtered to match the </w:t>
      </w:r>
      <w:r w:rsidR="00FD6784">
        <w:rPr>
          <w:rFonts w:ascii="Arial" w:hAnsi="Arial" w:cs="Arial"/>
          <w:sz w:val="20"/>
          <w:szCs w:val="20"/>
        </w:rPr>
        <w:t>search text</w:t>
      </w:r>
      <w:r w:rsidRPr="00D64FCA">
        <w:rPr>
          <w:rFonts w:ascii="Arial" w:hAnsi="Arial" w:cs="Arial"/>
          <w:sz w:val="20"/>
          <w:szCs w:val="20"/>
        </w:rPr>
        <w:t>. You can select the commodity that you want to dispense at any time by clicking on it.</w:t>
      </w:r>
      <w:ins w:id="78" w:author="Gaurav Bhattacharya" w:date="2015-01-29T21:05:00Z">
        <w:r w:rsidR="00CD6A45">
          <w:rPr>
            <w:rFonts w:ascii="Arial" w:hAnsi="Arial" w:cs="Arial"/>
            <w:sz w:val="20"/>
            <w:szCs w:val="20"/>
          </w:rPr>
          <w:t xml:space="preserve"> In the example below, typing the letters </w:t>
        </w:r>
      </w:ins>
      <w:ins w:id="79" w:author="Gaurav Bhattacharya" w:date="2015-01-29T21:06:00Z">
        <w:r w:rsidR="00CD6A45">
          <w:rPr>
            <w:rFonts w:ascii="Arial" w:hAnsi="Arial" w:cs="Arial"/>
            <w:sz w:val="20"/>
            <w:szCs w:val="20"/>
          </w:rPr>
          <w:t xml:space="preserve">“pa” identifies </w:t>
        </w:r>
        <w:proofErr w:type="spellStart"/>
        <w:r w:rsidR="00CD6A45">
          <w:rPr>
            <w:rFonts w:ascii="Arial" w:hAnsi="Arial" w:cs="Arial"/>
            <w:sz w:val="20"/>
            <w:szCs w:val="20"/>
          </w:rPr>
          <w:t>Zinc+ORS</w:t>
        </w:r>
        <w:proofErr w:type="spellEnd"/>
        <w:r w:rsidR="00CD6A45">
          <w:rPr>
            <w:rFonts w:ascii="Arial" w:hAnsi="Arial" w:cs="Arial"/>
            <w:sz w:val="20"/>
            <w:szCs w:val="20"/>
          </w:rPr>
          <w:t xml:space="preserve"> </w:t>
        </w:r>
        <w:proofErr w:type="spellStart"/>
        <w:r w:rsidR="00CD6A45">
          <w:rPr>
            <w:rFonts w:ascii="Arial" w:hAnsi="Arial" w:cs="Arial"/>
            <w:sz w:val="20"/>
            <w:szCs w:val="20"/>
          </w:rPr>
          <w:t>Co</w:t>
        </w:r>
        <w:r w:rsidR="00CD6A45" w:rsidRPr="00CD6A45">
          <w:rPr>
            <w:rFonts w:ascii="Arial" w:hAnsi="Arial" w:cs="Arial"/>
            <w:sz w:val="20"/>
            <w:szCs w:val="20"/>
            <w:u w:val="single"/>
            <w:rPrChange w:id="80" w:author="Gaurav Bhattacharya" w:date="2015-01-29T21:07:00Z">
              <w:rPr>
                <w:rFonts w:ascii="Arial" w:hAnsi="Arial" w:cs="Arial"/>
                <w:sz w:val="20"/>
                <w:szCs w:val="20"/>
              </w:rPr>
            </w:rPrChange>
          </w:rPr>
          <w:t>pa</w:t>
        </w:r>
        <w:r w:rsidR="00CD6A45">
          <w:rPr>
            <w:rFonts w:ascii="Arial" w:hAnsi="Arial" w:cs="Arial"/>
            <w:sz w:val="20"/>
            <w:szCs w:val="20"/>
          </w:rPr>
          <w:t>ck</w:t>
        </w:r>
        <w:proofErr w:type="spellEnd"/>
        <w:r w:rsidR="00CD6A45">
          <w:rPr>
            <w:rFonts w:ascii="Arial" w:hAnsi="Arial" w:cs="Arial"/>
            <w:sz w:val="20"/>
            <w:szCs w:val="20"/>
          </w:rPr>
          <w:t xml:space="preserve"> </w:t>
        </w:r>
      </w:ins>
      <w:ins w:id="81" w:author="Gaurav Bhattacharya" w:date="2015-01-29T21:07:00Z">
        <w:r w:rsidR="00CD6A45">
          <w:rPr>
            <w:rFonts w:ascii="Arial" w:hAnsi="Arial" w:cs="Arial"/>
            <w:sz w:val="20"/>
            <w:szCs w:val="20"/>
          </w:rPr>
          <w:t xml:space="preserve">where the word </w:t>
        </w:r>
        <w:proofErr w:type="spellStart"/>
        <w:r w:rsidR="00CD6A45">
          <w:rPr>
            <w:rFonts w:ascii="Arial" w:hAnsi="Arial" w:cs="Arial"/>
            <w:sz w:val="20"/>
            <w:szCs w:val="20"/>
          </w:rPr>
          <w:t>Copack</w:t>
        </w:r>
        <w:proofErr w:type="spellEnd"/>
        <w:r w:rsidR="00CD6A45">
          <w:rPr>
            <w:rFonts w:ascii="Arial" w:hAnsi="Arial" w:cs="Arial"/>
            <w:sz w:val="20"/>
            <w:szCs w:val="20"/>
          </w:rPr>
          <w:t xml:space="preserve"> has the letters Pa in it and </w:t>
        </w:r>
        <w:proofErr w:type="spellStart"/>
        <w:r w:rsidR="00CD6A45">
          <w:rPr>
            <w:rFonts w:ascii="Arial" w:hAnsi="Arial" w:cs="Arial"/>
            <w:sz w:val="20"/>
            <w:szCs w:val="20"/>
          </w:rPr>
          <w:t>Paracetamol</w:t>
        </w:r>
        <w:proofErr w:type="spellEnd"/>
        <w:r w:rsidR="00CD6A45">
          <w:rPr>
            <w:rFonts w:ascii="Arial" w:hAnsi="Arial" w:cs="Arial"/>
            <w:sz w:val="20"/>
            <w:szCs w:val="20"/>
          </w:rPr>
          <w:t xml:space="preserve"> that also has the letter Pa in it. </w:t>
        </w:r>
      </w:ins>
    </w:p>
    <w:p w14:paraId="528E5404" w14:textId="3B041C64" w:rsidR="00332228" w:rsidRDefault="00332228" w:rsidP="00332228">
      <w:pPr>
        <w:rPr>
          <w:rFonts w:ascii="Arial" w:hAnsi="Arial" w:cs="Arial"/>
          <w:sz w:val="20"/>
          <w:szCs w:val="20"/>
        </w:rPr>
      </w:pPr>
      <w:r>
        <w:rPr>
          <w:rFonts w:ascii="Arial" w:hAnsi="Arial" w:cs="Arial"/>
          <w:noProof/>
          <w:sz w:val="20"/>
          <w:szCs w:val="20"/>
        </w:rPr>
        <w:lastRenderedPageBreak/>
        <w:drawing>
          <wp:inline distT="0" distB="0" distL="0" distR="0" wp14:anchorId="1F5BFD58" wp14:editId="752C2E96">
            <wp:extent cx="5266055" cy="3086735"/>
            <wp:effectExtent l="0" t="0" r="0" b="12065"/>
            <wp:docPr id="4" name="Picture 4" descr="MyHardDrive:Users:ekamara:Desktop:CHAI Screenshots:Screenshot_2014-12-31-11-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HardDrive:Users:ekamara:Desktop:CHAI Screenshots:Screenshot_2014-12-31-11-20-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6FA9C844" w14:textId="77777777" w:rsidR="00332228" w:rsidRPr="00332228" w:rsidRDefault="00332228" w:rsidP="00332228">
      <w:pPr>
        <w:rPr>
          <w:rFonts w:ascii="Arial" w:hAnsi="Arial" w:cs="Arial"/>
          <w:sz w:val="20"/>
          <w:szCs w:val="20"/>
        </w:rPr>
      </w:pPr>
    </w:p>
    <w:p w14:paraId="70816D34" w14:textId="77777777" w:rsidR="000E02EB" w:rsidRDefault="000E02EB" w:rsidP="000E02EB">
      <w:pPr>
        <w:pStyle w:val="ListParagraph"/>
        <w:numPr>
          <w:ilvl w:val="0"/>
          <w:numId w:val="4"/>
        </w:numPr>
        <w:rPr>
          <w:rFonts w:ascii="Arial" w:hAnsi="Arial" w:cs="Arial"/>
          <w:sz w:val="20"/>
          <w:szCs w:val="20"/>
        </w:rPr>
      </w:pPr>
      <w:r w:rsidRPr="00D64FCA">
        <w:rPr>
          <w:rFonts w:ascii="Arial" w:hAnsi="Arial" w:cs="Arial"/>
          <w:sz w:val="20"/>
          <w:szCs w:val="20"/>
        </w:rPr>
        <w:t xml:space="preserve">Browse to the commodity name through the program. This will require you to know the program under which a commodity is supplied since commodities are categorized by </w:t>
      </w:r>
      <w:r w:rsidR="0026137D" w:rsidRPr="00D64FCA">
        <w:rPr>
          <w:rFonts w:ascii="Arial" w:hAnsi="Arial" w:cs="Arial"/>
          <w:sz w:val="20"/>
          <w:szCs w:val="20"/>
        </w:rPr>
        <w:t>program. Once you select the program from which you would like to dispense, the list of commodities under that program will be brought up as shown in the image below:</w:t>
      </w:r>
    </w:p>
    <w:p w14:paraId="27C1F163" w14:textId="77777777" w:rsidR="00332228" w:rsidRDefault="00332228" w:rsidP="00332228">
      <w:pPr>
        <w:rPr>
          <w:rFonts w:ascii="Arial" w:hAnsi="Arial" w:cs="Arial"/>
          <w:sz w:val="20"/>
          <w:szCs w:val="20"/>
        </w:rPr>
      </w:pPr>
    </w:p>
    <w:p w14:paraId="61B70BD8" w14:textId="448EE55C" w:rsidR="00332228" w:rsidRPr="00332228" w:rsidRDefault="00332228" w:rsidP="00332228">
      <w:pPr>
        <w:rPr>
          <w:rFonts w:ascii="Arial" w:hAnsi="Arial" w:cs="Arial"/>
          <w:sz w:val="20"/>
          <w:szCs w:val="20"/>
        </w:rPr>
      </w:pPr>
      <w:r>
        <w:rPr>
          <w:rFonts w:ascii="Arial" w:hAnsi="Arial" w:cs="Arial"/>
          <w:noProof/>
          <w:sz w:val="20"/>
          <w:szCs w:val="20"/>
        </w:rPr>
        <w:drawing>
          <wp:inline distT="0" distB="0" distL="0" distR="0" wp14:anchorId="458C56C1" wp14:editId="1BBC686F">
            <wp:extent cx="5266055" cy="3086735"/>
            <wp:effectExtent l="0" t="0" r="0" b="12065"/>
            <wp:docPr id="5" name="Picture 5" descr="MyHardDrive:Users:ekamara:Desktop:CHAI Screenshots:Screenshot_2014-12-31-11-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HardDrive:Users:ekamara:Desktop:CHAI Screenshots:Screenshot_2014-12-31-11-30-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39B30E43" w14:textId="2D1C7A29" w:rsidR="0026137D" w:rsidRDefault="0026137D" w:rsidP="0026137D">
      <w:pPr>
        <w:pStyle w:val="ListParagraph"/>
        <w:rPr>
          <w:rFonts w:ascii="Arial" w:hAnsi="Arial" w:cs="Arial"/>
          <w:sz w:val="20"/>
          <w:szCs w:val="20"/>
        </w:rPr>
      </w:pPr>
      <w:r w:rsidRPr="00D64FCA">
        <w:rPr>
          <w:rFonts w:ascii="Arial" w:hAnsi="Arial" w:cs="Arial"/>
          <w:sz w:val="20"/>
          <w:szCs w:val="20"/>
        </w:rPr>
        <w:t xml:space="preserve">Select the commodities that you would like to dispense by tapping the checkbox at the </w:t>
      </w:r>
      <w:commentRangeStart w:id="82"/>
      <w:r w:rsidRPr="00D64FCA">
        <w:rPr>
          <w:rFonts w:ascii="Arial" w:hAnsi="Arial" w:cs="Arial"/>
          <w:sz w:val="20"/>
          <w:szCs w:val="20"/>
        </w:rPr>
        <w:t>end of the commodity name</w:t>
      </w:r>
      <w:commentRangeEnd w:id="82"/>
      <w:r w:rsidR="0092000D">
        <w:rPr>
          <w:rStyle w:val="CommentReference"/>
        </w:rPr>
        <w:commentReference w:id="82"/>
      </w:r>
      <w:r w:rsidRPr="00D64FCA">
        <w:rPr>
          <w:rFonts w:ascii="Arial" w:hAnsi="Arial" w:cs="Arial"/>
          <w:sz w:val="20"/>
          <w:szCs w:val="20"/>
        </w:rPr>
        <w:t xml:space="preserve">. </w:t>
      </w:r>
      <w:commentRangeStart w:id="83"/>
      <w:r w:rsidRPr="00D64FCA">
        <w:rPr>
          <w:rFonts w:ascii="Arial" w:hAnsi="Arial" w:cs="Arial"/>
          <w:sz w:val="20"/>
          <w:szCs w:val="20"/>
        </w:rPr>
        <w:t xml:space="preserve">Each selected commodity will change </w:t>
      </w:r>
      <w:proofErr w:type="spellStart"/>
      <w:r w:rsidRPr="00D64FCA">
        <w:rPr>
          <w:rFonts w:ascii="Arial" w:hAnsi="Arial" w:cs="Arial"/>
          <w:sz w:val="20"/>
          <w:szCs w:val="20"/>
        </w:rPr>
        <w:t>colour</w:t>
      </w:r>
      <w:proofErr w:type="spellEnd"/>
      <w:r w:rsidRPr="00D64FCA">
        <w:rPr>
          <w:rFonts w:ascii="Arial" w:hAnsi="Arial" w:cs="Arial"/>
          <w:sz w:val="20"/>
          <w:szCs w:val="20"/>
        </w:rPr>
        <w:t xml:space="preserve"> to blue and have a blue checkmark next to it</w:t>
      </w:r>
      <w:commentRangeEnd w:id="83"/>
      <w:r w:rsidR="003343A5">
        <w:rPr>
          <w:rStyle w:val="CommentReference"/>
        </w:rPr>
        <w:commentReference w:id="83"/>
      </w:r>
      <w:r w:rsidRPr="00D64FCA">
        <w:rPr>
          <w:rFonts w:ascii="Arial" w:hAnsi="Arial" w:cs="Arial"/>
          <w:sz w:val="20"/>
          <w:szCs w:val="20"/>
        </w:rPr>
        <w:t xml:space="preserve">. Once you are done, tap ‘Back to Dispense’ and you will be taken back to the original dispense screen but now with </w:t>
      </w:r>
      <w:r w:rsidR="005B7B09">
        <w:rPr>
          <w:rFonts w:ascii="Arial" w:hAnsi="Arial" w:cs="Arial"/>
          <w:sz w:val="20"/>
          <w:szCs w:val="20"/>
        </w:rPr>
        <w:t>a list of the selected commodities.</w:t>
      </w:r>
    </w:p>
    <w:p w14:paraId="2B108DAA" w14:textId="77777777" w:rsidR="00332228" w:rsidRDefault="00332228" w:rsidP="0026137D">
      <w:pPr>
        <w:pStyle w:val="ListParagraph"/>
        <w:rPr>
          <w:rFonts w:ascii="Arial" w:hAnsi="Arial" w:cs="Arial"/>
          <w:sz w:val="20"/>
          <w:szCs w:val="20"/>
        </w:rPr>
      </w:pPr>
    </w:p>
    <w:p w14:paraId="3517742C" w14:textId="7A857065" w:rsidR="00332228" w:rsidRPr="00D64FCA" w:rsidRDefault="00332228" w:rsidP="00332228">
      <w:pPr>
        <w:pStyle w:val="ListParagraph"/>
        <w:ind w:left="0"/>
        <w:rPr>
          <w:rFonts w:ascii="Arial" w:hAnsi="Arial" w:cs="Arial"/>
          <w:sz w:val="20"/>
          <w:szCs w:val="20"/>
        </w:rPr>
      </w:pPr>
      <w:r>
        <w:rPr>
          <w:rFonts w:ascii="Arial" w:hAnsi="Arial" w:cs="Arial"/>
          <w:noProof/>
          <w:sz w:val="20"/>
          <w:szCs w:val="20"/>
        </w:rPr>
        <w:lastRenderedPageBreak/>
        <w:drawing>
          <wp:inline distT="0" distB="0" distL="0" distR="0" wp14:anchorId="5D9B0DA5" wp14:editId="125FA68F">
            <wp:extent cx="5266055" cy="3086735"/>
            <wp:effectExtent l="0" t="0" r="0" b="12065"/>
            <wp:docPr id="7" name="Picture 7" descr="MyHardDrive:Users:ekamara:Desktop:untitled folder:Screenshot_2014-12-31-11-3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HardDrive:Users:ekamara:Desktop:untitled folder:Screenshot_2014-12-31-11-32-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491A2907" w14:textId="77777777" w:rsidR="0026137D" w:rsidRPr="00D64FCA" w:rsidRDefault="0026137D" w:rsidP="0026137D">
      <w:pPr>
        <w:pStyle w:val="ListParagraph"/>
        <w:rPr>
          <w:rFonts w:ascii="Arial" w:hAnsi="Arial" w:cs="Arial"/>
          <w:sz w:val="20"/>
          <w:szCs w:val="20"/>
        </w:rPr>
      </w:pPr>
    </w:p>
    <w:p w14:paraId="0BA4DF8B" w14:textId="7C7C8E16" w:rsidR="0026137D" w:rsidRPr="00D64FCA" w:rsidRDefault="0026137D" w:rsidP="0026137D">
      <w:pPr>
        <w:rPr>
          <w:rFonts w:ascii="Arial" w:hAnsi="Arial" w:cs="Arial"/>
          <w:sz w:val="20"/>
          <w:szCs w:val="20"/>
        </w:rPr>
      </w:pPr>
      <w:commentRangeStart w:id="84"/>
      <w:r w:rsidRPr="00D64FCA">
        <w:rPr>
          <w:rFonts w:ascii="Arial" w:hAnsi="Arial" w:cs="Arial"/>
          <w:sz w:val="20"/>
          <w:szCs w:val="20"/>
        </w:rPr>
        <w:t>NOTE</w:t>
      </w:r>
      <w:commentRangeEnd w:id="84"/>
      <w:r w:rsidR="0092000D">
        <w:rPr>
          <w:rStyle w:val="CommentReference"/>
        </w:rPr>
        <w:commentReference w:id="84"/>
      </w:r>
      <w:r w:rsidRPr="00D64FCA">
        <w:rPr>
          <w:rFonts w:ascii="Arial" w:hAnsi="Arial" w:cs="Arial"/>
          <w:sz w:val="20"/>
          <w:szCs w:val="20"/>
        </w:rPr>
        <w:t xml:space="preserve">: Each of the commodities that you have selected to dispense will display the name, the </w:t>
      </w:r>
      <w:r w:rsidR="005B7B09">
        <w:rPr>
          <w:rFonts w:ascii="Arial" w:hAnsi="Arial" w:cs="Arial"/>
          <w:sz w:val="20"/>
          <w:szCs w:val="20"/>
        </w:rPr>
        <w:t>quantity</w:t>
      </w:r>
      <w:r w:rsidRPr="00D64FCA">
        <w:rPr>
          <w:rFonts w:ascii="Arial" w:hAnsi="Arial" w:cs="Arial"/>
          <w:sz w:val="20"/>
          <w:szCs w:val="20"/>
        </w:rPr>
        <w:t xml:space="preserve"> available in stock, the number of months of stock left for that commodity and an input box for you to enter the amount that you are dispensing. Next to the input box is an icon that can be tapped to remove the commodity from the list</w:t>
      </w:r>
      <w:r w:rsidR="005B7B09">
        <w:rPr>
          <w:rFonts w:ascii="Arial" w:hAnsi="Arial" w:cs="Arial"/>
          <w:sz w:val="20"/>
          <w:szCs w:val="20"/>
        </w:rPr>
        <w:t xml:space="preserve"> of commodities being dispen</w:t>
      </w:r>
      <w:ins w:id="85" w:author="Lakshmi Balachandran" w:date="2015-01-09T12:11:00Z">
        <w:r w:rsidR="003343A5">
          <w:rPr>
            <w:rFonts w:ascii="Arial" w:hAnsi="Arial" w:cs="Arial"/>
            <w:sz w:val="20"/>
            <w:szCs w:val="20"/>
          </w:rPr>
          <w:t>s</w:t>
        </w:r>
      </w:ins>
      <w:del w:id="86" w:author="Lakshmi Balachandran" w:date="2015-01-09T12:11:00Z">
        <w:r w:rsidR="005B7B09" w:rsidDel="003343A5">
          <w:rPr>
            <w:rFonts w:ascii="Arial" w:hAnsi="Arial" w:cs="Arial"/>
            <w:sz w:val="20"/>
            <w:szCs w:val="20"/>
          </w:rPr>
          <w:delText>c</w:delText>
        </w:r>
      </w:del>
      <w:proofErr w:type="gramStart"/>
      <w:r w:rsidR="005B7B09">
        <w:rPr>
          <w:rFonts w:ascii="Arial" w:hAnsi="Arial" w:cs="Arial"/>
          <w:sz w:val="20"/>
          <w:szCs w:val="20"/>
        </w:rPr>
        <w:t>ed</w:t>
      </w:r>
      <w:proofErr w:type="gramEnd"/>
      <w:r w:rsidRPr="00D64FCA">
        <w:rPr>
          <w:rFonts w:ascii="Arial" w:hAnsi="Arial" w:cs="Arial"/>
          <w:sz w:val="20"/>
          <w:szCs w:val="20"/>
        </w:rPr>
        <w:t>.</w:t>
      </w:r>
    </w:p>
    <w:p w14:paraId="2C7ADB69" w14:textId="68C14B39" w:rsidR="0026137D" w:rsidRPr="00D64FCA" w:rsidRDefault="00332228" w:rsidP="0026137D">
      <w:pPr>
        <w:rPr>
          <w:rFonts w:ascii="Arial" w:hAnsi="Arial" w:cs="Arial"/>
          <w:sz w:val="20"/>
          <w:szCs w:val="20"/>
        </w:rPr>
      </w:pPr>
      <w:r>
        <w:rPr>
          <w:rFonts w:ascii="Arial" w:hAnsi="Arial" w:cs="Arial"/>
          <w:noProof/>
          <w:sz w:val="20"/>
          <w:szCs w:val="20"/>
        </w:rPr>
        <w:drawing>
          <wp:inline distT="0" distB="0" distL="0" distR="0" wp14:anchorId="77AD5B3E" wp14:editId="418364DD">
            <wp:extent cx="5266055" cy="3086735"/>
            <wp:effectExtent l="0" t="0" r="0" b="12065"/>
            <wp:docPr id="8" name="Picture 8" descr="MyHardDrive:Users:ekamara:Desktop:untitled folder:Screenshot_2014-12-31-11-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HardDrive:Users:ekamara:Desktop:untitled folder:Screenshot_2014-12-31-11-35-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00400B10" w14:textId="6AE1CE39" w:rsidR="0026137D" w:rsidRPr="00D64FCA" w:rsidRDefault="0026137D" w:rsidP="0026137D">
      <w:pPr>
        <w:rPr>
          <w:rFonts w:ascii="Arial" w:hAnsi="Arial" w:cs="Arial"/>
          <w:sz w:val="20"/>
          <w:szCs w:val="20"/>
        </w:rPr>
      </w:pPr>
      <w:r w:rsidRPr="00D64FCA">
        <w:rPr>
          <w:rFonts w:ascii="Arial" w:hAnsi="Arial" w:cs="Arial"/>
          <w:sz w:val="20"/>
          <w:szCs w:val="20"/>
        </w:rPr>
        <w:t xml:space="preserve">When you select the input box to enter the quantities to dispense, a small numeric only keypad will appear in the bottom left hand corner of the application. Use this to enter the </w:t>
      </w:r>
      <w:commentRangeStart w:id="87"/>
      <w:r w:rsidRPr="00D64FCA">
        <w:rPr>
          <w:rFonts w:ascii="Arial" w:hAnsi="Arial" w:cs="Arial"/>
          <w:sz w:val="20"/>
          <w:szCs w:val="20"/>
        </w:rPr>
        <w:t>amounts</w:t>
      </w:r>
      <w:commentRangeEnd w:id="87"/>
      <w:r w:rsidR="00225E36">
        <w:rPr>
          <w:rStyle w:val="CommentReference"/>
        </w:rPr>
        <w:commentReference w:id="87"/>
      </w:r>
      <w:r w:rsidRPr="00D64FCA">
        <w:rPr>
          <w:rFonts w:ascii="Arial" w:hAnsi="Arial" w:cs="Arial"/>
          <w:sz w:val="20"/>
          <w:szCs w:val="20"/>
        </w:rPr>
        <w:t>.</w:t>
      </w:r>
    </w:p>
    <w:p w14:paraId="5C588490" w14:textId="77777777" w:rsidR="00514EDA" w:rsidRPr="00D64FCA" w:rsidRDefault="00514EDA" w:rsidP="0026137D">
      <w:pPr>
        <w:rPr>
          <w:rFonts w:ascii="Arial" w:hAnsi="Arial" w:cs="Arial"/>
          <w:sz w:val="20"/>
          <w:szCs w:val="20"/>
        </w:rPr>
      </w:pPr>
    </w:p>
    <w:p w14:paraId="5A6FBAD9" w14:textId="1F37CD1B" w:rsidR="00332228" w:rsidRPr="00D64FCA" w:rsidRDefault="0026137D" w:rsidP="0026137D">
      <w:pPr>
        <w:rPr>
          <w:rFonts w:ascii="Arial" w:hAnsi="Arial" w:cs="Arial"/>
          <w:sz w:val="20"/>
          <w:szCs w:val="20"/>
        </w:rPr>
      </w:pPr>
      <w:r w:rsidRPr="00D64FCA">
        <w:rPr>
          <w:rFonts w:ascii="Arial" w:hAnsi="Arial" w:cs="Arial"/>
          <w:sz w:val="20"/>
          <w:szCs w:val="20"/>
        </w:rPr>
        <w:t xml:space="preserve">Once you have </w:t>
      </w:r>
      <w:r w:rsidR="00514EDA" w:rsidRPr="00D64FCA">
        <w:rPr>
          <w:rFonts w:ascii="Arial" w:hAnsi="Arial" w:cs="Arial"/>
          <w:sz w:val="20"/>
          <w:szCs w:val="20"/>
        </w:rPr>
        <w:t>entered the quantities that you are dispensing, tap the ‘Submit’ button in the bottom right hand corner of the application.</w:t>
      </w:r>
    </w:p>
    <w:p w14:paraId="2DC83FAF" w14:textId="77777777" w:rsidR="00514EDA" w:rsidRPr="00D64FCA" w:rsidRDefault="00514EDA" w:rsidP="0026137D">
      <w:pPr>
        <w:rPr>
          <w:rFonts w:ascii="Arial" w:hAnsi="Arial" w:cs="Arial"/>
          <w:sz w:val="20"/>
          <w:szCs w:val="20"/>
        </w:rPr>
      </w:pPr>
    </w:p>
    <w:p w14:paraId="763FD657" w14:textId="14655D8F" w:rsidR="00514EDA" w:rsidRPr="00D64FCA" w:rsidRDefault="00514EDA" w:rsidP="0026137D">
      <w:pPr>
        <w:rPr>
          <w:rFonts w:ascii="Arial" w:hAnsi="Arial" w:cs="Arial"/>
          <w:sz w:val="20"/>
          <w:szCs w:val="20"/>
        </w:rPr>
      </w:pPr>
      <w:r w:rsidRPr="00D64FCA">
        <w:rPr>
          <w:rFonts w:ascii="Arial" w:hAnsi="Arial" w:cs="Arial"/>
          <w:sz w:val="20"/>
          <w:szCs w:val="20"/>
        </w:rPr>
        <w:t xml:space="preserve">Once the ‘Submit’ button is tapped, a confirm screen will appear requesting you to confirm the amounts that you are dispensing. If you see an error, tap the ‘Go back’ button to go back one step and edit the amounts but if you are </w:t>
      </w:r>
      <w:r w:rsidR="008F370C" w:rsidRPr="00D64FCA">
        <w:rPr>
          <w:rFonts w:ascii="Arial" w:hAnsi="Arial" w:cs="Arial"/>
          <w:sz w:val="20"/>
          <w:szCs w:val="20"/>
        </w:rPr>
        <w:t>satisfied</w:t>
      </w:r>
      <w:r w:rsidRPr="00D64FCA">
        <w:rPr>
          <w:rFonts w:ascii="Arial" w:hAnsi="Arial" w:cs="Arial"/>
          <w:sz w:val="20"/>
          <w:szCs w:val="20"/>
        </w:rPr>
        <w:t xml:space="preserve"> with the amounts, tap the ‘Confirm’ button.</w:t>
      </w:r>
    </w:p>
    <w:p w14:paraId="0B5FFB50" w14:textId="77777777" w:rsidR="00332228" w:rsidRDefault="00332228" w:rsidP="0026137D">
      <w:pPr>
        <w:rPr>
          <w:rFonts w:ascii="Arial" w:hAnsi="Arial" w:cs="Arial"/>
          <w:sz w:val="20"/>
          <w:szCs w:val="20"/>
        </w:rPr>
      </w:pPr>
    </w:p>
    <w:p w14:paraId="7C38F5CA" w14:textId="7C2110EB" w:rsidR="00332228" w:rsidRPr="00D64FCA" w:rsidRDefault="00332228" w:rsidP="0026137D">
      <w:pPr>
        <w:rPr>
          <w:rFonts w:ascii="Arial" w:hAnsi="Arial" w:cs="Arial"/>
          <w:sz w:val="20"/>
          <w:szCs w:val="20"/>
        </w:rPr>
      </w:pPr>
      <w:r>
        <w:rPr>
          <w:rFonts w:ascii="Arial" w:hAnsi="Arial" w:cs="Arial"/>
          <w:noProof/>
          <w:sz w:val="20"/>
          <w:szCs w:val="20"/>
        </w:rPr>
        <w:lastRenderedPageBreak/>
        <w:drawing>
          <wp:inline distT="0" distB="0" distL="0" distR="0" wp14:anchorId="452BCBD4" wp14:editId="36412479">
            <wp:extent cx="5266055" cy="3086735"/>
            <wp:effectExtent l="0" t="0" r="0" b="12065"/>
            <wp:docPr id="9" name="Picture 9" descr="MyHardDrive:Users:ekamara:Desktop:untitled folder:Screenshot_2014-12-31-11-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HardDrive:Users:ekamara:Desktop:untitled folder:Screenshot_2014-12-31-11-38-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4563F0B" w14:textId="77777777" w:rsidR="00514EDA" w:rsidRPr="00D64FCA" w:rsidRDefault="00514EDA" w:rsidP="0026137D">
      <w:pPr>
        <w:rPr>
          <w:rFonts w:ascii="Arial" w:hAnsi="Arial" w:cs="Arial"/>
          <w:sz w:val="20"/>
          <w:szCs w:val="20"/>
        </w:rPr>
      </w:pPr>
    </w:p>
    <w:p w14:paraId="2BBD84A1" w14:textId="2B93306F" w:rsidR="00514EDA" w:rsidRPr="00D64FCA" w:rsidRDefault="00514EDA" w:rsidP="0026137D">
      <w:pPr>
        <w:rPr>
          <w:rFonts w:ascii="Arial" w:hAnsi="Arial" w:cs="Arial"/>
          <w:sz w:val="20"/>
          <w:szCs w:val="20"/>
        </w:rPr>
      </w:pPr>
      <w:r w:rsidRPr="00D64FCA">
        <w:rPr>
          <w:rFonts w:ascii="Arial" w:hAnsi="Arial" w:cs="Arial"/>
          <w:sz w:val="20"/>
          <w:szCs w:val="20"/>
        </w:rPr>
        <w:t xml:space="preserve">Once you have confirmed the dispense, you will see the </w:t>
      </w:r>
      <w:commentRangeStart w:id="88"/>
      <w:r w:rsidRPr="00D64FCA">
        <w:rPr>
          <w:rFonts w:ascii="Arial" w:hAnsi="Arial" w:cs="Arial"/>
          <w:sz w:val="20"/>
          <w:szCs w:val="20"/>
        </w:rPr>
        <w:t xml:space="preserve">following screen </w:t>
      </w:r>
      <w:commentRangeEnd w:id="88"/>
      <w:r w:rsidR="003343A5">
        <w:rPr>
          <w:rStyle w:val="CommentReference"/>
        </w:rPr>
        <w:commentReference w:id="88"/>
      </w:r>
      <w:r w:rsidRPr="00D64FCA">
        <w:rPr>
          <w:rFonts w:ascii="Arial" w:hAnsi="Arial" w:cs="Arial"/>
          <w:sz w:val="20"/>
          <w:szCs w:val="20"/>
        </w:rPr>
        <w:t xml:space="preserve">as the system is updated and once that is complete, you will be taken back to the dispense </w:t>
      </w:r>
      <w:del w:id="89" w:author="Gaurav Bhattacharya" w:date="2015-01-29T21:15:00Z">
        <w:r w:rsidRPr="00D64FCA" w:rsidDel="0092000D">
          <w:rPr>
            <w:rFonts w:ascii="Arial" w:hAnsi="Arial" w:cs="Arial"/>
            <w:sz w:val="20"/>
            <w:szCs w:val="20"/>
          </w:rPr>
          <w:delText>home</w:delText>
        </w:r>
      </w:del>
      <w:r w:rsidRPr="00D64FCA">
        <w:rPr>
          <w:rFonts w:ascii="Arial" w:hAnsi="Arial" w:cs="Arial"/>
          <w:sz w:val="20"/>
          <w:szCs w:val="20"/>
        </w:rPr>
        <w:t>page.</w:t>
      </w:r>
      <w:ins w:id="90" w:author="Gaurav Bhattacharya" w:date="2015-01-29T21:15:00Z">
        <w:r w:rsidR="0092000D">
          <w:rPr>
            <w:rFonts w:ascii="Arial" w:hAnsi="Arial" w:cs="Arial"/>
            <w:sz w:val="20"/>
            <w:szCs w:val="20"/>
          </w:rPr>
          <w:t xml:space="preserve"> A new Dispense No will be automatically created for the next dispense transaction.</w:t>
        </w:r>
      </w:ins>
    </w:p>
    <w:p w14:paraId="2095E33D" w14:textId="77777777" w:rsidR="00514EDA" w:rsidRPr="00D64FCA" w:rsidRDefault="00514EDA" w:rsidP="0026137D">
      <w:pPr>
        <w:rPr>
          <w:rFonts w:ascii="Arial" w:hAnsi="Arial" w:cs="Arial"/>
          <w:sz w:val="20"/>
          <w:szCs w:val="20"/>
        </w:rPr>
      </w:pPr>
    </w:p>
    <w:p w14:paraId="126A253C" w14:textId="6675C1B3" w:rsidR="00514EDA" w:rsidRPr="00D64FCA" w:rsidRDefault="00514EDA" w:rsidP="0026137D">
      <w:pPr>
        <w:rPr>
          <w:rFonts w:ascii="Arial" w:hAnsi="Arial" w:cs="Arial"/>
          <w:sz w:val="20"/>
          <w:szCs w:val="20"/>
        </w:rPr>
      </w:pPr>
      <w:r w:rsidRPr="00D64FCA">
        <w:rPr>
          <w:rFonts w:ascii="Arial" w:hAnsi="Arial" w:cs="Arial"/>
          <w:sz w:val="20"/>
          <w:szCs w:val="20"/>
        </w:rPr>
        <w:t>To return to the homepage of the application</w:t>
      </w:r>
      <w:commentRangeStart w:id="91"/>
      <w:r w:rsidRPr="00D64FCA">
        <w:rPr>
          <w:rFonts w:ascii="Arial" w:hAnsi="Arial" w:cs="Arial"/>
          <w:sz w:val="20"/>
          <w:szCs w:val="20"/>
        </w:rPr>
        <w:t xml:space="preserve">, tap the home icon in the </w:t>
      </w:r>
      <w:r w:rsidR="008F370C">
        <w:rPr>
          <w:rFonts w:ascii="Arial" w:hAnsi="Arial" w:cs="Arial"/>
          <w:sz w:val="20"/>
          <w:szCs w:val="20"/>
        </w:rPr>
        <w:t>top-</w:t>
      </w:r>
      <w:r w:rsidRPr="00D64FCA">
        <w:rPr>
          <w:rFonts w:ascii="Arial" w:hAnsi="Arial" w:cs="Arial"/>
          <w:sz w:val="20"/>
          <w:szCs w:val="20"/>
        </w:rPr>
        <w:t xml:space="preserve">left corner </w:t>
      </w:r>
      <w:commentRangeEnd w:id="91"/>
      <w:r w:rsidR="003343A5">
        <w:rPr>
          <w:rStyle w:val="CommentReference"/>
        </w:rPr>
        <w:commentReference w:id="91"/>
      </w:r>
      <w:r w:rsidRPr="00D64FCA">
        <w:rPr>
          <w:rFonts w:ascii="Arial" w:hAnsi="Arial" w:cs="Arial"/>
          <w:sz w:val="20"/>
          <w:szCs w:val="20"/>
        </w:rPr>
        <w:t>of the main navigation bar.</w:t>
      </w:r>
    </w:p>
    <w:p w14:paraId="03B8ADAE" w14:textId="4358D36A" w:rsidR="00514EDA" w:rsidRPr="00D64FCA" w:rsidRDefault="00332228" w:rsidP="0026137D">
      <w:pPr>
        <w:rPr>
          <w:rFonts w:ascii="Arial" w:hAnsi="Arial" w:cs="Arial"/>
          <w:sz w:val="20"/>
          <w:szCs w:val="20"/>
        </w:rPr>
      </w:pPr>
      <w:r>
        <w:rPr>
          <w:rFonts w:ascii="Arial" w:hAnsi="Arial" w:cs="Arial"/>
          <w:noProof/>
          <w:sz w:val="20"/>
          <w:szCs w:val="20"/>
        </w:rPr>
        <w:drawing>
          <wp:inline distT="0" distB="0" distL="0" distR="0" wp14:anchorId="6FC7C47A" wp14:editId="7E9C0AD7">
            <wp:extent cx="5266055" cy="3086735"/>
            <wp:effectExtent l="0" t="0" r="0" b="12065"/>
            <wp:docPr id="10" name="Picture 10" descr="MyHardDrive:Users:ekamara:Desktop:untitled folder:Screenshot_2014-12-31-11-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HardDrive:Users:ekamara:Desktop:untitled folder:Screenshot_2014-12-31-11-40-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5EEBAD2C" w14:textId="77777777" w:rsidR="00514EDA" w:rsidRPr="00D64FCA" w:rsidRDefault="00514EDA" w:rsidP="0026137D">
      <w:pPr>
        <w:rPr>
          <w:rFonts w:ascii="Arial" w:hAnsi="Arial" w:cs="Arial"/>
          <w:sz w:val="20"/>
          <w:szCs w:val="20"/>
        </w:rPr>
      </w:pPr>
    </w:p>
    <w:p w14:paraId="125F5D55" w14:textId="3C22E6AC" w:rsidR="00514EDA" w:rsidRPr="00D64FCA" w:rsidRDefault="00C046CC" w:rsidP="0026137D">
      <w:pPr>
        <w:rPr>
          <w:rFonts w:ascii="Arial" w:hAnsi="Arial" w:cs="Arial"/>
          <w:sz w:val="20"/>
          <w:szCs w:val="20"/>
        </w:rPr>
      </w:pPr>
      <w:ins w:id="92" w:author="Gaurav Bhattacharya" w:date="2015-01-29T22:09:00Z">
        <w:r>
          <w:rPr>
            <w:rFonts w:ascii="Arial" w:hAnsi="Arial" w:cs="Arial"/>
            <w:sz w:val="20"/>
            <w:szCs w:val="20"/>
          </w:rPr>
          <w:t xml:space="preserve">MODULE NAME: </w:t>
        </w:r>
      </w:ins>
      <w:r w:rsidR="00514EDA" w:rsidRPr="00D64FCA">
        <w:rPr>
          <w:rFonts w:ascii="Arial" w:hAnsi="Arial" w:cs="Arial"/>
          <w:sz w:val="20"/>
          <w:szCs w:val="20"/>
        </w:rPr>
        <w:t xml:space="preserve">ORDER </w:t>
      </w:r>
      <w:del w:id="93" w:author="Gaurav Bhattacharya" w:date="2015-01-29T22:09:00Z">
        <w:r w:rsidR="00514EDA" w:rsidRPr="00D64FCA" w:rsidDel="00C046CC">
          <w:rPr>
            <w:rFonts w:ascii="Arial" w:hAnsi="Arial" w:cs="Arial"/>
            <w:sz w:val="20"/>
            <w:szCs w:val="20"/>
          </w:rPr>
          <w:delText>MODULE</w:delText>
        </w:r>
      </w:del>
    </w:p>
    <w:p w14:paraId="6F8C5261" w14:textId="77777777" w:rsidR="002D44C0" w:rsidRPr="00D64FCA" w:rsidRDefault="002D44C0" w:rsidP="0026137D">
      <w:pPr>
        <w:rPr>
          <w:rFonts w:ascii="Arial" w:hAnsi="Arial" w:cs="Arial"/>
          <w:sz w:val="20"/>
          <w:szCs w:val="20"/>
        </w:rPr>
      </w:pPr>
      <w:r w:rsidRPr="00D64FCA">
        <w:rPr>
          <w:rFonts w:ascii="Arial" w:hAnsi="Arial" w:cs="Arial"/>
          <w:sz w:val="20"/>
          <w:szCs w:val="20"/>
        </w:rPr>
        <w:t xml:space="preserve">The order module is used to place orders for commodities that are required in the facility. There are </w:t>
      </w:r>
      <w:r w:rsidR="001A44CD" w:rsidRPr="00D64FCA">
        <w:rPr>
          <w:rFonts w:ascii="Arial" w:hAnsi="Arial" w:cs="Arial"/>
          <w:sz w:val="20"/>
          <w:szCs w:val="20"/>
        </w:rPr>
        <w:t xml:space="preserve">two </w:t>
      </w:r>
      <w:r w:rsidR="000E00AF" w:rsidRPr="00D64FCA">
        <w:rPr>
          <w:rFonts w:ascii="Arial" w:hAnsi="Arial" w:cs="Arial"/>
          <w:sz w:val="20"/>
          <w:szCs w:val="20"/>
        </w:rPr>
        <w:t>types of orders:</w:t>
      </w:r>
    </w:p>
    <w:p w14:paraId="75413E88" w14:textId="4FFCC256" w:rsidR="001A44CD" w:rsidRPr="00D64FCA" w:rsidRDefault="001A44CD">
      <w:pPr>
        <w:pStyle w:val="ListParagraph"/>
        <w:numPr>
          <w:ilvl w:val="0"/>
          <w:numId w:val="23"/>
        </w:numPr>
        <w:rPr>
          <w:rFonts w:ascii="Arial" w:hAnsi="Arial" w:cs="Arial"/>
          <w:sz w:val="20"/>
          <w:szCs w:val="20"/>
        </w:rPr>
        <w:pPrChange w:id="94" w:author="Lakshmi Balachandran" w:date="2015-01-09T12:17:00Z">
          <w:pPr>
            <w:pStyle w:val="ListParagraph"/>
            <w:numPr>
              <w:numId w:val="4"/>
            </w:numPr>
            <w:ind w:hanging="360"/>
          </w:pPr>
        </w:pPrChange>
      </w:pPr>
      <w:r w:rsidRPr="00D64FCA">
        <w:rPr>
          <w:rFonts w:ascii="Arial" w:hAnsi="Arial" w:cs="Arial"/>
          <w:sz w:val="20"/>
          <w:szCs w:val="20"/>
        </w:rPr>
        <w:t xml:space="preserve">Routine order – Which </w:t>
      </w:r>
      <w:del w:id="95" w:author="Gaurav Bhattacharya" w:date="2015-01-29T21:17:00Z">
        <w:r w:rsidRPr="00D64FCA" w:rsidDel="0092000D">
          <w:rPr>
            <w:rFonts w:ascii="Arial" w:hAnsi="Arial" w:cs="Arial"/>
            <w:sz w:val="20"/>
            <w:szCs w:val="20"/>
          </w:rPr>
          <w:delText xml:space="preserve">happens </w:delText>
        </w:r>
      </w:del>
      <w:ins w:id="96" w:author="Gaurav Bhattacharya" w:date="2015-01-29T21:17:00Z">
        <w:r w:rsidR="0092000D">
          <w:rPr>
            <w:rFonts w:ascii="Arial" w:hAnsi="Arial" w:cs="Arial"/>
            <w:sz w:val="20"/>
            <w:szCs w:val="20"/>
          </w:rPr>
          <w:t>is placed</w:t>
        </w:r>
        <w:r w:rsidR="0092000D" w:rsidRPr="00D64FCA">
          <w:rPr>
            <w:rFonts w:ascii="Arial" w:hAnsi="Arial" w:cs="Arial"/>
            <w:sz w:val="20"/>
            <w:szCs w:val="20"/>
          </w:rPr>
          <w:t xml:space="preserve"> </w:t>
        </w:r>
      </w:ins>
      <w:r w:rsidRPr="00D64FCA">
        <w:rPr>
          <w:rFonts w:ascii="Arial" w:hAnsi="Arial" w:cs="Arial"/>
          <w:sz w:val="20"/>
          <w:szCs w:val="20"/>
        </w:rPr>
        <w:t>once every month</w:t>
      </w:r>
      <w:ins w:id="97" w:author="Gaurav Bhattacharya" w:date="2015-01-29T21:17:00Z">
        <w:r w:rsidR="0092000D">
          <w:rPr>
            <w:rFonts w:ascii="Arial" w:hAnsi="Arial" w:cs="Arial"/>
            <w:sz w:val="20"/>
            <w:szCs w:val="20"/>
          </w:rPr>
          <w:t xml:space="preserve"> </w:t>
        </w:r>
      </w:ins>
      <w:r w:rsidR="000E00AF" w:rsidRPr="00D64FCA">
        <w:rPr>
          <w:rFonts w:ascii="Arial" w:hAnsi="Arial" w:cs="Arial"/>
          <w:sz w:val="20"/>
          <w:szCs w:val="20"/>
        </w:rPr>
        <w:t>(and is the default type of order)</w:t>
      </w:r>
      <w:ins w:id="98" w:author="Gaurav Bhattacharya" w:date="2015-01-29T21:17:00Z">
        <w:r w:rsidR="0092000D">
          <w:rPr>
            <w:rFonts w:ascii="Arial" w:hAnsi="Arial" w:cs="Arial"/>
            <w:sz w:val="20"/>
            <w:szCs w:val="20"/>
          </w:rPr>
          <w:t xml:space="preserve"> or a different period based on </w:t>
        </w:r>
      </w:ins>
      <w:ins w:id="99" w:author="Gaurav Bhattacharya" w:date="2015-01-29T21:18:00Z">
        <w:r w:rsidR="0092000D">
          <w:rPr>
            <w:rFonts w:ascii="Arial" w:hAnsi="Arial" w:cs="Arial"/>
            <w:sz w:val="20"/>
            <w:szCs w:val="20"/>
          </w:rPr>
          <w:t xml:space="preserve">commodity-specific </w:t>
        </w:r>
      </w:ins>
      <w:ins w:id="100" w:author="Gaurav Bhattacharya" w:date="2015-01-29T21:17:00Z">
        <w:r w:rsidR="0092000D">
          <w:rPr>
            <w:rFonts w:ascii="Arial" w:hAnsi="Arial" w:cs="Arial"/>
            <w:sz w:val="20"/>
            <w:szCs w:val="20"/>
          </w:rPr>
          <w:t xml:space="preserve">ordering </w:t>
        </w:r>
      </w:ins>
      <w:ins w:id="101" w:author="Gaurav Bhattacharya" w:date="2015-01-29T21:18:00Z">
        <w:r w:rsidR="0092000D">
          <w:rPr>
            <w:rFonts w:ascii="Arial" w:hAnsi="Arial" w:cs="Arial"/>
            <w:sz w:val="20"/>
            <w:szCs w:val="20"/>
          </w:rPr>
          <w:t>frequency</w:t>
        </w:r>
      </w:ins>
    </w:p>
    <w:p w14:paraId="6308EBCD" w14:textId="6CB0A823" w:rsidR="000E00AF" w:rsidRPr="00D64FCA" w:rsidRDefault="000E00AF">
      <w:pPr>
        <w:pStyle w:val="ListParagraph"/>
        <w:numPr>
          <w:ilvl w:val="0"/>
          <w:numId w:val="23"/>
        </w:numPr>
        <w:rPr>
          <w:rFonts w:ascii="Arial" w:hAnsi="Arial" w:cs="Arial"/>
          <w:sz w:val="20"/>
          <w:szCs w:val="20"/>
        </w:rPr>
        <w:pPrChange w:id="102" w:author="Lakshmi Balachandran" w:date="2015-01-09T12:17:00Z">
          <w:pPr>
            <w:pStyle w:val="ListParagraph"/>
            <w:numPr>
              <w:numId w:val="4"/>
            </w:numPr>
            <w:ind w:hanging="360"/>
          </w:pPr>
        </w:pPrChange>
      </w:pPr>
      <w:r w:rsidRPr="00D64FCA">
        <w:rPr>
          <w:rFonts w:ascii="Arial" w:hAnsi="Arial" w:cs="Arial"/>
          <w:sz w:val="20"/>
          <w:szCs w:val="20"/>
        </w:rPr>
        <w:t xml:space="preserve">Emergency order – Which </w:t>
      </w:r>
      <w:del w:id="103" w:author="Gaurav Bhattacharya" w:date="2015-01-29T21:18:00Z">
        <w:r w:rsidRPr="00D64FCA" w:rsidDel="0092000D">
          <w:rPr>
            <w:rFonts w:ascii="Arial" w:hAnsi="Arial" w:cs="Arial"/>
            <w:sz w:val="20"/>
            <w:szCs w:val="20"/>
          </w:rPr>
          <w:delText xml:space="preserve">happens </w:delText>
        </w:r>
      </w:del>
      <w:ins w:id="104" w:author="Gaurav Bhattacharya" w:date="2015-01-29T21:18:00Z">
        <w:r w:rsidR="0092000D">
          <w:rPr>
            <w:rFonts w:ascii="Arial" w:hAnsi="Arial" w:cs="Arial"/>
            <w:sz w:val="20"/>
            <w:szCs w:val="20"/>
          </w:rPr>
          <w:t xml:space="preserve">can be placed </w:t>
        </w:r>
      </w:ins>
      <w:del w:id="105" w:author="Gaurav Bhattacharya" w:date="2015-01-29T21:18:00Z">
        <w:r w:rsidRPr="00D64FCA" w:rsidDel="00D84DE1">
          <w:rPr>
            <w:rFonts w:ascii="Arial" w:hAnsi="Arial" w:cs="Arial"/>
            <w:sz w:val="20"/>
            <w:szCs w:val="20"/>
          </w:rPr>
          <w:delText xml:space="preserve">once </w:delText>
        </w:r>
      </w:del>
      <w:ins w:id="106" w:author="Gaurav Bhattacharya" w:date="2015-01-29T21:18:00Z">
        <w:r w:rsidR="00D84DE1">
          <w:rPr>
            <w:rFonts w:ascii="Arial" w:hAnsi="Arial" w:cs="Arial"/>
            <w:sz w:val="20"/>
            <w:szCs w:val="20"/>
          </w:rPr>
          <w:t xml:space="preserve">if </w:t>
        </w:r>
      </w:ins>
      <w:r w:rsidRPr="00D64FCA">
        <w:rPr>
          <w:rFonts w:ascii="Arial" w:hAnsi="Arial" w:cs="Arial"/>
          <w:sz w:val="20"/>
          <w:szCs w:val="20"/>
        </w:rPr>
        <w:t xml:space="preserve">the stock on hand of a commodity falls below </w:t>
      </w:r>
      <w:del w:id="107" w:author="Gaurav Bhattacharya" w:date="2015-01-29T21:19:00Z">
        <w:r w:rsidRPr="00D64FCA" w:rsidDel="00D84DE1">
          <w:rPr>
            <w:rFonts w:ascii="Arial" w:hAnsi="Arial" w:cs="Arial"/>
            <w:sz w:val="20"/>
            <w:szCs w:val="20"/>
          </w:rPr>
          <w:delText xml:space="preserve">a threshold </w:delText>
        </w:r>
      </w:del>
      <w:ins w:id="108" w:author="Gaurav Bhattacharya" w:date="2015-01-29T21:19:00Z">
        <w:r w:rsidR="00D84DE1">
          <w:rPr>
            <w:rFonts w:ascii="Arial" w:hAnsi="Arial" w:cs="Arial"/>
            <w:sz w:val="20"/>
            <w:szCs w:val="20"/>
          </w:rPr>
          <w:t xml:space="preserve">the minimum stock </w:t>
        </w:r>
      </w:ins>
      <w:r w:rsidRPr="00D64FCA">
        <w:rPr>
          <w:rFonts w:ascii="Arial" w:hAnsi="Arial" w:cs="Arial"/>
          <w:sz w:val="20"/>
          <w:szCs w:val="20"/>
        </w:rPr>
        <w:t>level</w:t>
      </w:r>
      <w:ins w:id="109" w:author="Gaurav Bhattacharya" w:date="2015-01-29T21:19:00Z">
        <w:r w:rsidR="00D84DE1">
          <w:rPr>
            <w:rFonts w:ascii="Arial" w:hAnsi="Arial" w:cs="Arial"/>
            <w:sz w:val="20"/>
            <w:szCs w:val="20"/>
          </w:rPr>
          <w:t xml:space="preserve"> or proactively by the user based on other specific reasons</w:t>
        </w:r>
      </w:ins>
      <w:r w:rsidRPr="00D64FCA">
        <w:rPr>
          <w:rFonts w:ascii="Arial" w:hAnsi="Arial" w:cs="Arial"/>
          <w:sz w:val="20"/>
          <w:szCs w:val="20"/>
        </w:rPr>
        <w:t>.</w:t>
      </w:r>
    </w:p>
    <w:p w14:paraId="684B162D" w14:textId="77777777" w:rsidR="000E00AF" w:rsidRPr="00D64FCA" w:rsidRDefault="000E00AF" w:rsidP="000E00AF">
      <w:pPr>
        <w:rPr>
          <w:rFonts w:ascii="Arial" w:hAnsi="Arial" w:cs="Arial"/>
          <w:sz w:val="20"/>
          <w:szCs w:val="20"/>
        </w:rPr>
      </w:pPr>
    </w:p>
    <w:p w14:paraId="41B36658" w14:textId="4E94E105" w:rsidR="00332228" w:rsidRPr="00D64FCA" w:rsidRDefault="000E00AF" w:rsidP="000E00AF">
      <w:pPr>
        <w:rPr>
          <w:rFonts w:ascii="Arial" w:hAnsi="Arial" w:cs="Arial"/>
          <w:sz w:val="20"/>
          <w:szCs w:val="20"/>
        </w:rPr>
      </w:pPr>
      <w:r w:rsidRPr="00D64FCA">
        <w:rPr>
          <w:rFonts w:ascii="Arial" w:hAnsi="Arial" w:cs="Arial"/>
          <w:sz w:val="20"/>
          <w:szCs w:val="20"/>
        </w:rPr>
        <w:lastRenderedPageBreak/>
        <w:t>On the home page, select the ‘Order’ module by tapping the Order button. This will take you to a screen similar to the one below where you will enter the details of the commodities that you are ordering.</w:t>
      </w:r>
    </w:p>
    <w:p w14:paraId="67C495EC" w14:textId="789DA225" w:rsidR="000E00AF" w:rsidRPr="00D64FCA" w:rsidRDefault="00332228" w:rsidP="000E00AF">
      <w:pPr>
        <w:rPr>
          <w:rFonts w:ascii="Arial" w:hAnsi="Arial" w:cs="Arial"/>
          <w:sz w:val="20"/>
          <w:szCs w:val="20"/>
        </w:rPr>
      </w:pPr>
      <w:r>
        <w:rPr>
          <w:rFonts w:ascii="Arial" w:hAnsi="Arial" w:cs="Arial"/>
          <w:noProof/>
          <w:sz w:val="20"/>
          <w:szCs w:val="20"/>
        </w:rPr>
        <w:drawing>
          <wp:inline distT="0" distB="0" distL="0" distR="0" wp14:anchorId="736DCE60" wp14:editId="5B5AA4D2">
            <wp:extent cx="5266055" cy="3086735"/>
            <wp:effectExtent l="0" t="0" r="0" b="12065"/>
            <wp:docPr id="11" name="Picture 11" descr="MyHardDrive:Users:ekamara:Desktop:untitled folder:Screenshot_2014-12-31-12-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HardDrive:Users:ekamara:Desktop:untitled folder:Screenshot_2014-12-31-12-03-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BB86A8E" w14:textId="57AF817D" w:rsidR="000E00AF" w:rsidRPr="00D64FCA" w:rsidRDefault="000E00AF" w:rsidP="000E00AF">
      <w:pPr>
        <w:rPr>
          <w:rFonts w:ascii="Arial" w:hAnsi="Arial" w:cs="Arial"/>
          <w:sz w:val="20"/>
          <w:szCs w:val="20"/>
        </w:rPr>
      </w:pPr>
      <w:r w:rsidRPr="00D64FCA">
        <w:rPr>
          <w:rFonts w:ascii="Arial" w:hAnsi="Arial" w:cs="Arial"/>
          <w:sz w:val="20"/>
          <w:szCs w:val="20"/>
        </w:rPr>
        <w:t>Notice that the page is setup in a similar manner to the Dispense module with the exception that in the bar below the main navigation bar, you will need to specify the type of order</w:t>
      </w:r>
      <w:r w:rsidR="008F370C">
        <w:rPr>
          <w:rFonts w:ascii="Arial" w:hAnsi="Arial" w:cs="Arial"/>
          <w:sz w:val="20"/>
          <w:szCs w:val="20"/>
        </w:rPr>
        <w:t>. Also, t</w:t>
      </w:r>
      <w:r w:rsidRPr="00D64FCA">
        <w:rPr>
          <w:rFonts w:ascii="Arial" w:hAnsi="Arial" w:cs="Arial"/>
          <w:sz w:val="20"/>
          <w:szCs w:val="20"/>
        </w:rPr>
        <w:t xml:space="preserve">he Dispense number is replaced by an SRV number which is auto-generated by the application </w:t>
      </w:r>
      <w:r w:rsidR="008F370C">
        <w:rPr>
          <w:rFonts w:ascii="Arial" w:hAnsi="Arial" w:cs="Arial"/>
          <w:sz w:val="20"/>
          <w:szCs w:val="20"/>
        </w:rPr>
        <w:t xml:space="preserve">for each </w:t>
      </w:r>
      <w:r w:rsidRPr="00D64FCA">
        <w:rPr>
          <w:rFonts w:ascii="Arial" w:hAnsi="Arial" w:cs="Arial"/>
          <w:sz w:val="20"/>
          <w:szCs w:val="20"/>
        </w:rPr>
        <w:t>order.</w:t>
      </w:r>
    </w:p>
    <w:p w14:paraId="6CDCB209" w14:textId="77777777" w:rsidR="000E00AF" w:rsidRPr="00D64FCA" w:rsidRDefault="000E00AF" w:rsidP="000E00AF">
      <w:pPr>
        <w:rPr>
          <w:rFonts w:ascii="Arial" w:hAnsi="Arial" w:cs="Arial"/>
          <w:sz w:val="20"/>
          <w:szCs w:val="20"/>
        </w:rPr>
      </w:pPr>
    </w:p>
    <w:p w14:paraId="69A6E533" w14:textId="77777777" w:rsidR="000E00AF" w:rsidRPr="00D64FCA" w:rsidRDefault="000E00AF" w:rsidP="000E00AF">
      <w:pPr>
        <w:rPr>
          <w:rFonts w:ascii="Arial" w:hAnsi="Arial" w:cs="Arial"/>
          <w:sz w:val="20"/>
          <w:szCs w:val="20"/>
        </w:rPr>
      </w:pPr>
      <w:r w:rsidRPr="00D64FCA">
        <w:rPr>
          <w:rFonts w:ascii="Arial" w:hAnsi="Arial" w:cs="Arial"/>
          <w:sz w:val="20"/>
          <w:szCs w:val="20"/>
        </w:rPr>
        <w:t>Routine Order</w:t>
      </w:r>
    </w:p>
    <w:p w14:paraId="42B3BEF4" w14:textId="77777777" w:rsidR="000E00AF" w:rsidRPr="00D64FCA" w:rsidRDefault="000E00AF" w:rsidP="000E00AF">
      <w:pPr>
        <w:rPr>
          <w:rFonts w:ascii="Arial" w:hAnsi="Arial" w:cs="Arial"/>
          <w:sz w:val="20"/>
          <w:szCs w:val="20"/>
        </w:rPr>
      </w:pPr>
      <w:r w:rsidRPr="00D64FCA">
        <w:rPr>
          <w:rFonts w:ascii="Arial" w:hAnsi="Arial" w:cs="Arial"/>
          <w:sz w:val="20"/>
          <w:szCs w:val="20"/>
        </w:rPr>
        <w:t>To place a routine order, select the commodities that you want to order for in a similar manner to how the dispense orders are selected i.e. either using the search box or by browsing to the commodity through the program areas.</w:t>
      </w:r>
    </w:p>
    <w:p w14:paraId="04B15FED" w14:textId="77777777" w:rsidR="000E00AF" w:rsidRPr="00D64FCA" w:rsidRDefault="000E00AF" w:rsidP="000E00AF">
      <w:pPr>
        <w:rPr>
          <w:rFonts w:ascii="Arial" w:hAnsi="Arial" w:cs="Arial"/>
          <w:sz w:val="20"/>
          <w:szCs w:val="20"/>
        </w:rPr>
      </w:pPr>
    </w:p>
    <w:p w14:paraId="23B9ACF0" w14:textId="52626D96" w:rsidR="000E00AF" w:rsidRPr="00D64FCA" w:rsidRDefault="000E00AF" w:rsidP="000E00AF">
      <w:pPr>
        <w:rPr>
          <w:rFonts w:ascii="Arial" w:hAnsi="Arial" w:cs="Arial"/>
          <w:sz w:val="20"/>
          <w:szCs w:val="20"/>
        </w:rPr>
      </w:pPr>
      <w:r w:rsidRPr="00D64FCA">
        <w:rPr>
          <w:rFonts w:ascii="Arial" w:hAnsi="Arial" w:cs="Arial"/>
          <w:sz w:val="20"/>
          <w:szCs w:val="20"/>
        </w:rPr>
        <w:t>Once you have selected the commodities that you want to order, you will be taken to the Order home page which will</w:t>
      </w:r>
      <w:r w:rsidR="00332228">
        <w:rPr>
          <w:rFonts w:ascii="Arial" w:hAnsi="Arial" w:cs="Arial"/>
          <w:sz w:val="20"/>
          <w:szCs w:val="20"/>
        </w:rPr>
        <w:t xml:space="preserve"> now</w:t>
      </w:r>
      <w:r w:rsidRPr="00D64FCA">
        <w:rPr>
          <w:rFonts w:ascii="Arial" w:hAnsi="Arial" w:cs="Arial"/>
          <w:sz w:val="20"/>
          <w:szCs w:val="20"/>
        </w:rPr>
        <w:t xml:space="preserve"> look like this:</w:t>
      </w:r>
    </w:p>
    <w:p w14:paraId="252C429D" w14:textId="77777777" w:rsidR="000E00AF" w:rsidRPr="00D64FCA" w:rsidRDefault="000E00AF" w:rsidP="000E00AF">
      <w:pPr>
        <w:rPr>
          <w:rFonts w:ascii="Arial" w:hAnsi="Arial" w:cs="Arial"/>
          <w:sz w:val="20"/>
          <w:szCs w:val="20"/>
        </w:rPr>
      </w:pPr>
    </w:p>
    <w:p w14:paraId="2512EEFB" w14:textId="399141B7" w:rsidR="00332228" w:rsidRPr="00D64FCA" w:rsidRDefault="00332228" w:rsidP="000E00AF">
      <w:pPr>
        <w:rPr>
          <w:rFonts w:ascii="Arial" w:hAnsi="Arial" w:cs="Arial"/>
          <w:sz w:val="20"/>
          <w:szCs w:val="20"/>
        </w:rPr>
      </w:pPr>
      <w:r>
        <w:rPr>
          <w:rFonts w:ascii="Arial" w:hAnsi="Arial" w:cs="Arial"/>
          <w:noProof/>
          <w:sz w:val="20"/>
          <w:szCs w:val="20"/>
        </w:rPr>
        <w:drawing>
          <wp:inline distT="0" distB="0" distL="0" distR="0" wp14:anchorId="2060BF35" wp14:editId="13FD1EF8">
            <wp:extent cx="5266055" cy="3086735"/>
            <wp:effectExtent l="0" t="0" r="0" b="12065"/>
            <wp:docPr id="12" name="Picture 12" descr="MyHardDrive:Users:ekamara:Desktop:untitled folder:Screenshot_2014-12-31-12-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HardDrive:Users:ekamara:Desktop:untitled folder:Screenshot_2014-12-31-12-06-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578B391" w14:textId="77777777" w:rsidR="000E00AF" w:rsidRPr="00D64FCA" w:rsidRDefault="000E00AF" w:rsidP="000E00AF">
      <w:pPr>
        <w:rPr>
          <w:rFonts w:ascii="Arial" w:hAnsi="Arial" w:cs="Arial"/>
          <w:sz w:val="20"/>
          <w:szCs w:val="20"/>
        </w:rPr>
      </w:pPr>
    </w:p>
    <w:p w14:paraId="1492D7B5" w14:textId="773266AB" w:rsidR="00332228" w:rsidRPr="00D64FCA" w:rsidRDefault="000E00AF" w:rsidP="000E00AF">
      <w:pPr>
        <w:rPr>
          <w:rFonts w:ascii="Arial" w:hAnsi="Arial" w:cs="Arial"/>
          <w:sz w:val="20"/>
          <w:szCs w:val="20"/>
        </w:rPr>
      </w:pPr>
      <w:r w:rsidRPr="00D64FCA">
        <w:rPr>
          <w:rFonts w:ascii="Arial" w:hAnsi="Arial" w:cs="Arial"/>
          <w:sz w:val="20"/>
          <w:szCs w:val="20"/>
        </w:rPr>
        <w:lastRenderedPageBreak/>
        <w:t xml:space="preserve">Each commodity that is selected will always display the </w:t>
      </w:r>
      <w:commentRangeStart w:id="110"/>
      <w:r w:rsidRPr="00D64FCA">
        <w:rPr>
          <w:rFonts w:ascii="Arial" w:hAnsi="Arial" w:cs="Arial"/>
          <w:sz w:val="20"/>
          <w:szCs w:val="20"/>
        </w:rPr>
        <w:t xml:space="preserve">period </w:t>
      </w:r>
      <w:commentRangeEnd w:id="110"/>
      <w:r w:rsidR="00225E36">
        <w:rPr>
          <w:rStyle w:val="CommentReference"/>
        </w:rPr>
        <w:commentReference w:id="110"/>
      </w:r>
      <w:r w:rsidRPr="00D64FCA">
        <w:rPr>
          <w:rFonts w:ascii="Arial" w:hAnsi="Arial" w:cs="Arial"/>
          <w:sz w:val="20"/>
          <w:szCs w:val="20"/>
        </w:rPr>
        <w:t xml:space="preserve">for which the order is being made, the current stock on hand and a suggested quantity to order. The suggested quantity to order is derived from calculations that </w:t>
      </w:r>
      <w:del w:id="111" w:author="Gaurav Bhattacharya" w:date="2015-01-29T21:31:00Z">
        <w:r w:rsidRPr="00D64FCA" w:rsidDel="00225E36">
          <w:rPr>
            <w:rFonts w:ascii="Arial" w:hAnsi="Arial" w:cs="Arial"/>
            <w:sz w:val="20"/>
            <w:szCs w:val="20"/>
          </w:rPr>
          <w:delText>happen on the server side</w:delText>
        </w:r>
      </w:del>
      <w:ins w:id="112" w:author="Gaurav Bhattacharya" w:date="2015-01-29T21:31:00Z">
        <w:r w:rsidR="00225E36">
          <w:rPr>
            <w:rFonts w:ascii="Arial" w:hAnsi="Arial" w:cs="Arial"/>
            <w:sz w:val="20"/>
            <w:szCs w:val="20"/>
          </w:rPr>
          <w:t>take into account the Average Monthly Consumption, the Safety Stock and Buffer Stock required and the Stock on Hand</w:t>
        </w:r>
      </w:ins>
      <w:r w:rsidRPr="00D64FCA">
        <w:rPr>
          <w:rFonts w:ascii="Arial" w:hAnsi="Arial" w:cs="Arial"/>
          <w:sz w:val="20"/>
          <w:szCs w:val="20"/>
        </w:rPr>
        <w:t>.</w:t>
      </w:r>
    </w:p>
    <w:p w14:paraId="222EF45D" w14:textId="77777777" w:rsidR="000E00AF" w:rsidRPr="00D64FCA" w:rsidRDefault="000E00AF" w:rsidP="000E00AF">
      <w:pPr>
        <w:rPr>
          <w:rFonts w:ascii="Arial" w:hAnsi="Arial" w:cs="Arial"/>
          <w:sz w:val="20"/>
          <w:szCs w:val="20"/>
        </w:rPr>
      </w:pPr>
    </w:p>
    <w:p w14:paraId="606A0681" w14:textId="3BD88E04" w:rsidR="00332228" w:rsidRDefault="000E00AF" w:rsidP="000E00AF">
      <w:pPr>
        <w:rPr>
          <w:rFonts w:ascii="Arial" w:hAnsi="Arial" w:cs="Arial"/>
          <w:sz w:val="20"/>
          <w:szCs w:val="20"/>
        </w:rPr>
      </w:pPr>
      <w:r w:rsidRPr="00D64FCA">
        <w:rPr>
          <w:rFonts w:ascii="Arial" w:hAnsi="Arial" w:cs="Arial"/>
          <w:sz w:val="20"/>
          <w:szCs w:val="20"/>
        </w:rPr>
        <w:t>Once you have entered the amounts that you are ordering</w:t>
      </w:r>
      <w:r w:rsidR="008F370C">
        <w:rPr>
          <w:rFonts w:ascii="Arial" w:hAnsi="Arial" w:cs="Arial"/>
          <w:sz w:val="20"/>
          <w:szCs w:val="20"/>
        </w:rPr>
        <w:t xml:space="preserve"> for</w:t>
      </w:r>
      <w:r w:rsidRPr="00D64FCA">
        <w:rPr>
          <w:rFonts w:ascii="Arial" w:hAnsi="Arial" w:cs="Arial"/>
          <w:sz w:val="20"/>
          <w:szCs w:val="20"/>
        </w:rPr>
        <w:t xml:space="preserve"> and tapped the ‘Submit’ button, you will be taken to a screen where you should confirm the amounts ordered. If you see an error, tap the ‘Go back’ button to go back one step and edit the amounts but if you are </w:t>
      </w:r>
      <w:r w:rsidR="008F370C" w:rsidRPr="00D64FCA">
        <w:rPr>
          <w:rFonts w:ascii="Arial" w:hAnsi="Arial" w:cs="Arial"/>
          <w:sz w:val="20"/>
          <w:szCs w:val="20"/>
        </w:rPr>
        <w:t>satisfied</w:t>
      </w:r>
      <w:r w:rsidRPr="00D64FCA">
        <w:rPr>
          <w:rFonts w:ascii="Arial" w:hAnsi="Arial" w:cs="Arial"/>
          <w:sz w:val="20"/>
          <w:szCs w:val="20"/>
        </w:rPr>
        <w:t xml:space="preserve"> with the amounts, tap the ‘Confirm’ </w:t>
      </w:r>
      <w:commentRangeStart w:id="113"/>
      <w:r w:rsidRPr="00D64FCA">
        <w:rPr>
          <w:rFonts w:ascii="Arial" w:hAnsi="Arial" w:cs="Arial"/>
          <w:sz w:val="20"/>
          <w:szCs w:val="20"/>
        </w:rPr>
        <w:t>button</w:t>
      </w:r>
      <w:commentRangeEnd w:id="113"/>
      <w:r w:rsidR="00E22BBF">
        <w:rPr>
          <w:rStyle w:val="CommentReference"/>
        </w:rPr>
        <w:commentReference w:id="113"/>
      </w:r>
      <w:r w:rsidRPr="00D64FCA">
        <w:rPr>
          <w:rFonts w:ascii="Arial" w:hAnsi="Arial" w:cs="Arial"/>
          <w:sz w:val="20"/>
          <w:szCs w:val="20"/>
        </w:rPr>
        <w:t>.</w:t>
      </w:r>
    </w:p>
    <w:p w14:paraId="7DCD06F7" w14:textId="77777777" w:rsidR="008F370C" w:rsidRDefault="008F370C" w:rsidP="000E00AF">
      <w:pPr>
        <w:rPr>
          <w:rFonts w:ascii="Arial" w:hAnsi="Arial" w:cs="Arial"/>
          <w:sz w:val="20"/>
          <w:szCs w:val="20"/>
        </w:rPr>
      </w:pPr>
    </w:p>
    <w:p w14:paraId="5E887534" w14:textId="3588F83B" w:rsidR="00332228" w:rsidRPr="00D64FCA" w:rsidRDefault="00332228" w:rsidP="000E00AF">
      <w:pPr>
        <w:rPr>
          <w:rFonts w:ascii="Arial" w:hAnsi="Arial" w:cs="Arial"/>
          <w:sz w:val="20"/>
          <w:szCs w:val="20"/>
        </w:rPr>
      </w:pPr>
      <w:r>
        <w:rPr>
          <w:rFonts w:ascii="Arial" w:hAnsi="Arial" w:cs="Arial"/>
          <w:noProof/>
          <w:sz w:val="20"/>
          <w:szCs w:val="20"/>
        </w:rPr>
        <w:drawing>
          <wp:inline distT="0" distB="0" distL="0" distR="0" wp14:anchorId="45937C73" wp14:editId="553E51BA">
            <wp:extent cx="5266055" cy="3086735"/>
            <wp:effectExtent l="0" t="0" r="0" b="12065"/>
            <wp:docPr id="13" name="Picture 13" descr="MyHardDrive:Users:ekamara:Desktop:untitled folder:Screenshot_2014-12-31-12-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HardDrive:Users:ekamara:Desktop:untitled folder:Screenshot_2014-12-31-12-08-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1C842F73" w14:textId="77777777" w:rsidR="000E00AF" w:rsidRPr="00D64FCA" w:rsidRDefault="000E00AF" w:rsidP="000E00AF">
      <w:pPr>
        <w:rPr>
          <w:rFonts w:ascii="Arial" w:hAnsi="Arial" w:cs="Arial"/>
          <w:sz w:val="20"/>
          <w:szCs w:val="20"/>
        </w:rPr>
      </w:pPr>
    </w:p>
    <w:p w14:paraId="161D15BD" w14:textId="41072BA6" w:rsidR="000E00AF" w:rsidRPr="00D64FCA" w:rsidRDefault="000E00AF" w:rsidP="000E00AF">
      <w:pPr>
        <w:rPr>
          <w:rFonts w:ascii="Arial" w:hAnsi="Arial" w:cs="Arial"/>
          <w:sz w:val="20"/>
          <w:szCs w:val="20"/>
        </w:rPr>
      </w:pPr>
      <w:r w:rsidRPr="00D64FCA">
        <w:rPr>
          <w:rFonts w:ascii="Arial" w:hAnsi="Arial" w:cs="Arial"/>
          <w:sz w:val="20"/>
          <w:szCs w:val="20"/>
        </w:rPr>
        <w:t xml:space="preserve">Once you have confirmed the order, you will see the </w:t>
      </w:r>
      <w:commentRangeStart w:id="114"/>
      <w:r w:rsidRPr="00D64FCA">
        <w:rPr>
          <w:rFonts w:ascii="Arial" w:hAnsi="Arial" w:cs="Arial"/>
          <w:sz w:val="20"/>
          <w:szCs w:val="20"/>
        </w:rPr>
        <w:t xml:space="preserve">following screen </w:t>
      </w:r>
      <w:commentRangeEnd w:id="114"/>
      <w:r w:rsidR="00225E36">
        <w:rPr>
          <w:rStyle w:val="CommentReference"/>
        </w:rPr>
        <w:commentReference w:id="114"/>
      </w:r>
      <w:r w:rsidRPr="00D64FCA">
        <w:rPr>
          <w:rFonts w:ascii="Arial" w:hAnsi="Arial" w:cs="Arial"/>
          <w:sz w:val="20"/>
          <w:szCs w:val="20"/>
        </w:rPr>
        <w:t xml:space="preserve">as the system is updated and once that is complete, you will be taken back to the </w:t>
      </w:r>
      <w:r w:rsidR="008F370C">
        <w:rPr>
          <w:rFonts w:ascii="Arial" w:hAnsi="Arial" w:cs="Arial"/>
          <w:sz w:val="20"/>
          <w:szCs w:val="20"/>
        </w:rPr>
        <w:t>order</w:t>
      </w:r>
      <w:r w:rsidRPr="00D64FCA">
        <w:rPr>
          <w:rFonts w:ascii="Arial" w:hAnsi="Arial" w:cs="Arial"/>
          <w:sz w:val="20"/>
          <w:szCs w:val="20"/>
        </w:rPr>
        <w:t xml:space="preserve"> </w:t>
      </w:r>
      <w:commentRangeStart w:id="115"/>
      <w:r w:rsidRPr="00D64FCA">
        <w:rPr>
          <w:rFonts w:ascii="Arial" w:hAnsi="Arial" w:cs="Arial"/>
          <w:sz w:val="20"/>
          <w:szCs w:val="20"/>
        </w:rPr>
        <w:t>homepage</w:t>
      </w:r>
      <w:commentRangeEnd w:id="115"/>
      <w:r w:rsidR="00225E36">
        <w:rPr>
          <w:rStyle w:val="CommentReference"/>
        </w:rPr>
        <w:commentReference w:id="115"/>
      </w:r>
      <w:r w:rsidRPr="00D64FCA">
        <w:rPr>
          <w:rFonts w:ascii="Arial" w:hAnsi="Arial" w:cs="Arial"/>
          <w:sz w:val="20"/>
          <w:szCs w:val="20"/>
        </w:rPr>
        <w:t>.</w:t>
      </w:r>
    </w:p>
    <w:p w14:paraId="74D7A7A8" w14:textId="77777777" w:rsidR="000E00AF" w:rsidRPr="00D64FCA" w:rsidRDefault="000E00AF" w:rsidP="000E00AF">
      <w:pPr>
        <w:rPr>
          <w:rFonts w:ascii="Arial" w:hAnsi="Arial" w:cs="Arial"/>
          <w:sz w:val="20"/>
          <w:szCs w:val="20"/>
        </w:rPr>
      </w:pPr>
    </w:p>
    <w:p w14:paraId="1047DA7C" w14:textId="611DC8C7" w:rsidR="000E00AF" w:rsidRPr="00D64FCA" w:rsidRDefault="000E00AF" w:rsidP="000E00AF">
      <w:pPr>
        <w:rPr>
          <w:rFonts w:ascii="Arial" w:hAnsi="Arial" w:cs="Arial"/>
          <w:sz w:val="20"/>
          <w:szCs w:val="20"/>
        </w:rPr>
      </w:pPr>
      <w:r w:rsidRPr="00D64FCA">
        <w:rPr>
          <w:rFonts w:ascii="Arial" w:hAnsi="Arial" w:cs="Arial"/>
          <w:sz w:val="20"/>
          <w:szCs w:val="20"/>
        </w:rPr>
        <w:t>To return to the homepage of the application, tap the home icon in the left</w:t>
      </w:r>
      <w:r w:rsidR="008F370C">
        <w:rPr>
          <w:rFonts w:ascii="Arial" w:hAnsi="Arial" w:cs="Arial"/>
          <w:sz w:val="20"/>
          <w:szCs w:val="20"/>
        </w:rPr>
        <w:t>-</w:t>
      </w:r>
      <w:r w:rsidRPr="00D64FCA">
        <w:rPr>
          <w:rFonts w:ascii="Arial" w:hAnsi="Arial" w:cs="Arial"/>
          <w:sz w:val="20"/>
          <w:szCs w:val="20"/>
        </w:rPr>
        <w:t>hand corner of the</w:t>
      </w:r>
      <w:r w:rsidR="008F370C">
        <w:rPr>
          <w:rFonts w:ascii="Arial" w:hAnsi="Arial" w:cs="Arial"/>
          <w:sz w:val="20"/>
          <w:szCs w:val="20"/>
        </w:rPr>
        <w:t xml:space="preserve"> top</w:t>
      </w:r>
      <w:r w:rsidRPr="00D64FCA">
        <w:rPr>
          <w:rFonts w:ascii="Arial" w:hAnsi="Arial" w:cs="Arial"/>
          <w:sz w:val="20"/>
          <w:szCs w:val="20"/>
        </w:rPr>
        <w:t xml:space="preserve"> navigation bar.</w:t>
      </w:r>
    </w:p>
    <w:p w14:paraId="2F9583AA" w14:textId="77777777" w:rsidR="000E00AF" w:rsidRPr="00D64FCA" w:rsidRDefault="000E00AF" w:rsidP="000E00AF">
      <w:pPr>
        <w:rPr>
          <w:rFonts w:ascii="Arial" w:hAnsi="Arial" w:cs="Arial"/>
          <w:sz w:val="20"/>
          <w:szCs w:val="20"/>
        </w:rPr>
      </w:pPr>
    </w:p>
    <w:p w14:paraId="15E8E894" w14:textId="77777777" w:rsidR="000E00AF" w:rsidRPr="00D64FCA" w:rsidRDefault="000E00AF" w:rsidP="000E00AF">
      <w:pPr>
        <w:rPr>
          <w:rFonts w:ascii="Arial" w:hAnsi="Arial" w:cs="Arial"/>
          <w:sz w:val="20"/>
          <w:szCs w:val="20"/>
        </w:rPr>
      </w:pPr>
    </w:p>
    <w:p w14:paraId="232F24BF" w14:textId="77777777" w:rsidR="00B95781" w:rsidRPr="00D64FCA" w:rsidRDefault="000E00AF" w:rsidP="00D15AA4">
      <w:pPr>
        <w:rPr>
          <w:rFonts w:ascii="Arial" w:hAnsi="Arial" w:cs="Arial"/>
          <w:sz w:val="20"/>
          <w:szCs w:val="20"/>
        </w:rPr>
      </w:pPr>
      <w:r w:rsidRPr="00D64FCA">
        <w:rPr>
          <w:rFonts w:ascii="Arial" w:hAnsi="Arial" w:cs="Arial"/>
          <w:sz w:val="20"/>
          <w:szCs w:val="20"/>
        </w:rPr>
        <w:t>Emergency order</w:t>
      </w:r>
    </w:p>
    <w:p w14:paraId="62A188F4" w14:textId="77777777" w:rsidR="000E00AF" w:rsidRPr="00D64FCA" w:rsidRDefault="000E00AF" w:rsidP="00D15AA4">
      <w:pPr>
        <w:rPr>
          <w:rFonts w:ascii="Arial" w:hAnsi="Arial" w:cs="Arial"/>
          <w:sz w:val="20"/>
          <w:szCs w:val="20"/>
        </w:rPr>
      </w:pPr>
      <w:r w:rsidRPr="00D64FCA">
        <w:rPr>
          <w:rFonts w:ascii="Arial" w:hAnsi="Arial" w:cs="Arial"/>
          <w:sz w:val="20"/>
          <w:szCs w:val="20"/>
        </w:rPr>
        <w:t>An emergency order is characterized by being placed outside the normal ordering cycle for a commodity. To place an emergency order, change the order type to ‘Emergency’ and</w:t>
      </w:r>
      <w:commentRangeStart w:id="116"/>
      <w:r w:rsidRPr="00D64FCA">
        <w:rPr>
          <w:rFonts w:ascii="Arial" w:hAnsi="Arial" w:cs="Arial"/>
          <w:sz w:val="20"/>
          <w:szCs w:val="20"/>
        </w:rPr>
        <w:t xml:space="preserve"> then select the commodities by following the usual </w:t>
      </w:r>
      <w:commentRangeStart w:id="117"/>
      <w:r w:rsidRPr="00D64FCA">
        <w:rPr>
          <w:rFonts w:ascii="Arial" w:hAnsi="Arial" w:cs="Arial"/>
          <w:sz w:val="20"/>
          <w:szCs w:val="20"/>
        </w:rPr>
        <w:t>steps</w:t>
      </w:r>
      <w:commentRangeEnd w:id="116"/>
      <w:r w:rsidRPr="00D64FCA">
        <w:rPr>
          <w:rStyle w:val="CommentReference"/>
          <w:rFonts w:ascii="Arial" w:hAnsi="Arial" w:cs="Arial"/>
          <w:sz w:val="20"/>
          <w:szCs w:val="20"/>
        </w:rPr>
        <w:commentReference w:id="116"/>
      </w:r>
      <w:commentRangeEnd w:id="117"/>
      <w:r w:rsidR="00963386">
        <w:rPr>
          <w:rStyle w:val="CommentReference"/>
        </w:rPr>
        <w:commentReference w:id="117"/>
      </w:r>
      <w:r w:rsidRPr="00D64FCA">
        <w:rPr>
          <w:rFonts w:ascii="Arial" w:hAnsi="Arial" w:cs="Arial"/>
          <w:sz w:val="20"/>
          <w:szCs w:val="20"/>
        </w:rPr>
        <w:t>:</w:t>
      </w:r>
    </w:p>
    <w:p w14:paraId="6A0FE31D" w14:textId="77777777" w:rsidR="000E00AF" w:rsidRPr="00D64FCA" w:rsidRDefault="000E00AF" w:rsidP="00D15AA4">
      <w:pPr>
        <w:rPr>
          <w:rFonts w:ascii="Arial" w:hAnsi="Arial" w:cs="Arial"/>
          <w:sz w:val="20"/>
          <w:szCs w:val="20"/>
        </w:rPr>
      </w:pPr>
    </w:p>
    <w:p w14:paraId="62A7B50A" w14:textId="583D837E" w:rsidR="00332228" w:rsidRDefault="00332228" w:rsidP="00D15AA4">
      <w:pPr>
        <w:rPr>
          <w:rFonts w:ascii="Arial" w:hAnsi="Arial" w:cs="Arial"/>
          <w:sz w:val="20"/>
          <w:szCs w:val="20"/>
        </w:rPr>
      </w:pPr>
      <w:r>
        <w:rPr>
          <w:rFonts w:ascii="Arial" w:hAnsi="Arial" w:cs="Arial"/>
          <w:noProof/>
          <w:sz w:val="20"/>
          <w:szCs w:val="20"/>
        </w:rPr>
        <w:lastRenderedPageBreak/>
        <w:drawing>
          <wp:inline distT="0" distB="0" distL="0" distR="0" wp14:anchorId="6620945B" wp14:editId="4CBF0C09">
            <wp:extent cx="5266055" cy="3086735"/>
            <wp:effectExtent l="0" t="0" r="0" b="12065"/>
            <wp:docPr id="14" name="Picture 14" descr="MyHardDrive:Users:ekamara:Desktop:untitled folder:Screenshot_2014-12-31-12-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HardDrive:Users:ekamara:Desktop:untitled folder:Screenshot_2014-12-31-12-11-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E88ADA4" w14:textId="7B366F15" w:rsidR="002853A5" w:rsidRPr="00D64FCA" w:rsidRDefault="002853A5" w:rsidP="00D15AA4">
      <w:pPr>
        <w:rPr>
          <w:rFonts w:ascii="Arial" w:hAnsi="Arial" w:cs="Arial"/>
          <w:sz w:val="20"/>
          <w:szCs w:val="20"/>
        </w:rPr>
      </w:pPr>
      <w:r w:rsidRPr="00D64FCA">
        <w:rPr>
          <w:rFonts w:ascii="Arial" w:hAnsi="Arial" w:cs="Arial"/>
          <w:sz w:val="20"/>
          <w:szCs w:val="20"/>
        </w:rPr>
        <w:t xml:space="preserve">Once you have selected the commodities, you will notice that you have to select a reason for the emergency order. This is done by tapping the ‘Select Reason’ field which will cause a drop down to appear from which you should select a reason </w:t>
      </w:r>
      <w:del w:id="118" w:author="Gaurav Bhattacharya" w:date="2015-01-29T21:42:00Z">
        <w:r w:rsidRPr="00D64FCA" w:rsidDel="00AA64C1">
          <w:rPr>
            <w:rFonts w:ascii="Arial" w:hAnsi="Arial" w:cs="Arial"/>
            <w:sz w:val="20"/>
            <w:szCs w:val="20"/>
          </w:rPr>
          <w:delText>why the stock for that particular commodity is running low</w:delText>
        </w:r>
      </w:del>
      <w:ins w:id="119" w:author="Gaurav Bhattacharya" w:date="2015-01-29T21:42:00Z">
        <w:r w:rsidR="00AA64C1">
          <w:rPr>
            <w:rFonts w:ascii="Arial" w:hAnsi="Arial" w:cs="Arial"/>
            <w:sz w:val="20"/>
            <w:szCs w:val="20"/>
          </w:rPr>
          <w:t>explaining the need for an emergency order</w:t>
        </w:r>
      </w:ins>
      <w:r w:rsidRPr="00D64FCA">
        <w:rPr>
          <w:rFonts w:ascii="Arial" w:hAnsi="Arial" w:cs="Arial"/>
          <w:sz w:val="20"/>
          <w:szCs w:val="20"/>
        </w:rPr>
        <w:t>. There are three reasons that are available:</w:t>
      </w:r>
    </w:p>
    <w:p w14:paraId="5C7A722D" w14:textId="77777777" w:rsidR="002853A5" w:rsidRPr="00D64FCA" w:rsidRDefault="002853A5" w:rsidP="002853A5">
      <w:pPr>
        <w:pStyle w:val="ListParagraph"/>
        <w:numPr>
          <w:ilvl w:val="0"/>
          <w:numId w:val="6"/>
        </w:numPr>
        <w:rPr>
          <w:rFonts w:ascii="Arial" w:hAnsi="Arial" w:cs="Arial"/>
          <w:sz w:val="20"/>
          <w:szCs w:val="20"/>
        </w:rPr>
      </w:pPr>
      <w:r w:rsidRPr="00D64FCA">
        <w:rPr>
          <w:rFonts w:ascii="Arial" w:hAnsi="Arial" w:cs="Arial"/>
          <w:sz w:val="20"/>
          <w:szCs w:val="20"/>
        </w:rPr>
        <w:t>High demand – The demand for the commodity is higher than had been forecast using past consumption trends.</w:t>
      </w:r>
    </w:p>
    <w:p w14:paraId="607AFD17" w14:textId="6C755E5F" w:rsidR="002853A5" w:rsidRPr="00D64FCA" w:rsidRDefault="002853A5" w:rsidP="002853A5">
      <w:pPr>
        <w:pStyle w:val="ListParagraph"/>
        <w:numPr>
          <w:ilvl w:val="0"/>
          <w:numId w:val="6"/>
        </w:numPr>
        <w:rPr>
          <w:rFonts w:ascii="Arial" w:hAnsi="Arial" w:cs="Arial"/>
          <w:sz w:val="20"/>
          <w:szCs w:val="20"/>
        </w:rPr>
      </w:pPr>
      <w:r w:rsidRPr="00D64FCA">
        <w:rPr>
          <w:rFonts w:ascii="Arial" w:hAnsi="Arial" w:cs="Arial"/>
          <w:sz w:val="20"/>
          <w:szCs w:val="20"/>
        </w:rPr>
        <w:t>Losses – Some of the commodity was lost due to different reasons.</w:t>
      </w:r>
    </w:p>
    <w:p w14:paraId="694C45E7" w14:textId="10A899A3" w:rsidR="002853A5" w:rsidRDefault="002853A5" w:rsidP="002853A5">
      <w:pPr>
        <w:pStyle w:val="ListParagraph"/>
        <w:numPr>
          <w:ilvl w:val="0"/>
          <w:numId w:val="6"/>
        </w:numPr>
        <w:rPr>
          <w:rFonts w:ascii="Arial" w:hAnsi="Arial" w:cs="Arial"/>
          <w:sz w:val="20"/>
          <w:szCs w:val="20"/>
        </w:rPr>
      </w:pPr>
      <w:r w:rsidRPr="00D64FCA">
        <w:rPr>
          <w:rFonts w:ascii="Arial" w:hAnsi="Arial" w:cs="Arial"/>
          <w:sz w:val="20"/>
          <w:szCs w:val="20"/>
        </w:rPr>
        <w:t>Expiries – The commodity</w:t>
      </w:r>
      <w:r w:rsidR="00EC5B4D">
        <w:rPr>
          <w:rFonts w:ascii="Arial" w:hAnsi="Arial" w:cs="Arial"/>
          <w:sz w:val="20"/>
          <w:szCs w:val="20"/>
        </w:rPr>
        <w:t>’s stock expired before it was dispensed</w:t>
      </w:r>
      <w:r w:rsidRPr="00D64FCA">
        <w:rPr>
          <w:rFonts w:ascii="Arial" w:hAnsi="Arial" w:cs="Arial"/>
          <w:sz w:val="20"/>
          <w:szCs w:val="20"/>
        </w:rPr>
        <w:t>.</w:t>
      </w:r>
    </w:p>
    <w:p w14:paraId="4AEA6AE4" w14:textId="7D30D570" w:rsidR="00332228" w:rsidRPr="00332228" w:rsidRDefault="00332228" w:rsidP="00332228">
      <w:pPr>
        <w:rPr>
          <w:rFonts w:ascii="Arial" w:hAnsi="Arial" w:cs="Arial"/>
          <w:sz w:val="20"/>
          <w:szCs w:val="20"/>
        </w:rPr>
      </w:pPr>
      <w:r>
        <w:rPr>
          <w:rFonts w:ascii="Arial" w:hAnsi="Arial" w:cs="Arial"/>
          <w:noProof/>
          <w:sz w:val="20"/>
          <w:szCs w:val="20"/>
        </w:rPr>
        <w:drawing>
          <wp:inline distT="0" distB="0" distL="0" distR="0" wp14:anchorId="3044AC69" wp14:editId="76AA4548">
            <wp:extent cx="5266055" cy="3086735"/>
            <wp:effectExtent l="0" t="0" r="0" b="12065"/>
            <wp:docPr id="15" name="Picture 15" descr="MyHardDrive:Users:ekamara:Desktop:untitled folder:Screenshot_2014-12-31-1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HardDrive:Users:ekamara:Desktop:untitled folder:Screenshot_2014-12-31-12-12-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2E2293FF" w14:textId="6DA3B7A0" w:rsidR="002853A5" w:rsidRPr="00D64FCA" w:rsidRDefault="002853A5" w:rsidP="002853A5">
      <w:pPr>
        <w:rPr>
          <w:rFonts w:ascii="Arial" w:hAnsi="Arial" w:cs="Arial"/>
          <w:sz w:val="20"/>
          <w:szCs w:val="20"/>
        </w:rPr>
      </w:pPr>
      <w:r w:rsidRPr="00D64FCA">
        <w:rPr>
          <w:rFonts w:ascii="Arial" w:hAnsi="Arial" w:cs="Arial"/>
          <w:sz w:val="20"/>
          <w:szCs w:val="20"/>
        </w:rPr>
        <w:t>Once you have selected the reasons and entered the commodities, you will be taken to the confirm screen fr</w:t>
      </w:r>
      <w:r w:rsidR="006F57BB">
        <w:rPr>
          <w:rFonts w:ascii="Arial" w:hAnsi="Arial" w:cs="Arial"/>
          <w:sz w:val="20"/>
          <w:szCs w:val="20"/>
        </w:rPr>
        <w:t>o</w:t>
      </w:r>
      <w:r w:rsidRPr="00D64FCA">
        <w:rPr>
          <w:rFonts w:ascii="Arial" w:hAnsi="Arial" w:cs="Arial"/>
          <w:sz w:val="20"/>
          <w:szCs w:val="20"/>
        </w:rPr>
        <w:t>m which you can proceed as before.</w:t>
      </w:r>
    </w:p>
    <w:p w14:paraId="7F9478BF" w14:textId="77777777" w:rsidR="002853A5" w:rsidRPr="00D64FCA" w:rsidRDefault="002853A5" w:rsidP="002853A5">
      <w:pPr>
        <w:rPr>
          <w:rFonts w:ascii="Arial" w:hAnsi="Arial" w:cs="Arial"/>
          <w:b/>
          <w:sz w:val="20"/>
          <w:szCs w:val="20"/>
        </w:rPr>
      </w:pPr>
      <w:r w:rsidRPr="00D64FCA">
        <w:rPr>
          <w:rFonts w:ascii="Arial" w:hAnsi="Arial" w:cs="Arial"/>
          <w:b/>
          <w:sz w:val="20"/>
          <w:szCs w:val="20"/>
        </w:rPr>
        <w:t>Exceptions</w:t>
      </w:r>
    </w:p>
    <w:p w14:paraId="7DE932CA" w14:textId="77777777" w:rsidR="002853A5" w:rsidRPr="00D64FCA" w:rsidRDefault="002853A5" w:rsidP="002853A5">
      <w:pPr>
        <w:pStyle w:val="ListParagraph"/>
        <w:numPr>
          <w:ilvl w:val="0"/>
          <w:numId w:val="7"/>
        </w:numPr>
        <w:rPr>
          <w:rFonts w:ascii="Arial" w:hAnsi="Arial" w:cs="Arial"/>
          <w:sz w:val="20"/>
          <w:szCs w:val="20"/>
        </w:rPr>
      </w:pPr>
      <w:r w:rsidRPr="00D64FCA">
        <w:rPr>
          <w:rFonts w:ascii="Arial" w:hAnsi="Arial" w:cs="Arial"/>
          <w:sz w:val="20"/>
          <w:szCs w:val="20"/>
        </w:rPr>
        <w:t xml:space="preserve">There are some commodities that cannot be ordered through this application and if you try to add them to an order, you will receive an error screen as show </w:t>
      </w:r>
      <w:commentRangeStart w:id="120"/>
      <w:r w:rsidRPr="00D64FCA">
        <w:rPr>
          <w:rFonts w:ascii="Arial" w:hAnsi="Arial" w:cs="Arial"/>
          <w:sz w:val="20"/>
          <w:szCs w:val="20"/>
        </w:rPr>
        <w:t>below</w:t>
      </w:r>
      <w:commentRangeEnd w:id="120"/>
      <w:r w:rsidR="000C2C13">
        <w:rPr>
          <w:rStyle w:val="CommentReference"/>
        </w:rPr>
        <w:commentReference w:id="120"/>
      </w:r>
      <w:r w:rsidRPr="00D64FCA">
        <w:rPr>
          <w:rFonts w:ascii="Arial" w:hAnsi="Arial" w:cs="Arial"/>
          <w:sz w:val="20"/>
          <w:szCs w:val="20"/>
        </w:rPr>
        <w:t>:</w:t>
      </w:r>
    </w:p>
    <w:p w14:paraId="5579144F" w14:textId="77777777" w:rsidR="00332228" w:rsidRDefault="00332228" w:rsidP="002853A5">
      <w:pPr>
        <w:pStyle w:val="ListParagraph"/>
        <w:rPr>
          <w:rFonts w:ascii="Arial" w:hAnsi="Arial" w:cs="Arial"/>
          <w:sz w:val="20"/>
          <w:szCs w:val="20"/>
        </w:rPr>
      </w:pPr>
    </w:p>
    <w:p w14:paraId="38293907" w14:textId="32027593" w:rsidR="00332228" w:rsidRPr="00D64FCA" w:rsidRDefault="00332228" w:rsidP="00332228">
      <w:pPr>
        <w:pStyle w:val="ListParagraph"/>
        <w:ind w:left="0"/>
        <w:rPr>
          <w:rFonts w:ascii="Arial" w:hAnsi="Arial" w:cs="Arial"/>
          <w:sz w:val="20"/>
          <w:szCs w:val="20"/>
        </w:rPr>
      </w:pPr>
      <w:r>
        <w:rPr>
          <w:rFonts w:ascii="Arial" w:hAnsi="Arial" w:cs="Arial"/>
          <w:noProof/>
          <w:sz w:val="20"/>
          <w:szCs w:val="20"/>
        </w:rPr>
        <w:lastRenderedPageBreak/>
        <w:drawing>
          <wp:inline distT="0" distB="0" distL="0" distR="0" wp14:anchorId="6A85D406" wp14:editId="22735F5D">
            <wp:extent cx="5266055" cy="3086735"/>
            <wp:effectExtent l="0" t="0" r="0" b="12065"/>
            <wp:docPr id="18" name="Picture 18" descr="MyHardDrive:Users:ekamara:Desktop:untitled folder:Screenshot_2014-12-31-12-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HardDrive:Users:ekamara:Desktop:untitled folder:Screenshot_2014-12-31-12-17-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3B0D1460" w14:textId="77B7A470" w:rsidR="002853A5" w:rsidRPr="00D64FCA" w:rsidRDefault="006F57BB" w:rsidP="002853A5">
      <w:pPr>
        <w:pStyle w:val="ListParagraph"/>
        <w:numPr>
          <w:ilvl w:val="0"/>
          <w:numId w:val="7"/>
        </w:numPr>
        <w:rPr>
          <w:rFonts w:ascii="Arial" w:hAnsi="Arial" w:cs="Arial"/>
          <w:sz w:val="20"/>
          <w:szCs w:val="20"/>
        </w:rPr>
      </w:pPr>
      <w:r>
        <w:rPr>
          <w:rFonts w:ascii="Arial" w:hAnsi="Arial" w:cs="Arial"/>
          <w:sz w:val="20"/>
          <w:szCs w:val="20"/>
        </w:rPr>
        <w:t>For a routine order, i</w:t>
      </w:r>
      <w:r w:rsidR="002853A5" w:rsidRPr="00D64FCA">
        <w:rPr>
          <w:rFonts w:ascii="Arial" w:hAnsi="Arial" w:cs="Arial"/>
          <w:sz w:val="20"/>
          <w:szCs w:val="20"/>
        </w:rPr>
        <w:t xml:space="preserve">f you order an amount greater than the suggested quantity, you will be required to enter a reason for that </w:t>
      </w:r>
      <w:r>
        <w:rPr>
          <w:rFonts w:ascii="Arial" w:hAnsi="Arial" w:cs="Arial"/>
          <w:sz w:val="20"/>
          <w:szCs w:val="20"/>
        </w:rPr>
        <w:t xml:space="preserve">unexpected quantity </w:t>
      </w:r>
      <w:r w:rsidR="002853A5" w:rsidRPr="00D64FCA">
        <w:rPr>
          <w:rFonts w:ascii="Arial" w:hAnsi="Arial" w:cs="Arial"/>
          <w:sz w:val="20"/>
          <w:szCs w:val="20"/>
        </w:rPr>
        <w:t>and will not be able to proceed before selecting the reason.</w:t>
      </w:r>
    </w:p>
    <w:p w14:paraId="23656085" w14:textId="77777777" w:rsidR="00332228" w:rsidRDefault="00332228" w:rsidP="002853A5">
      <w:pPr>
        <w:pStyle w:val="ListParagraph"/>
        <w:rPr>
          <w:rFonts w:ascii="Arial" w:hAnsi="Arial" w:cs="Arial"/>
          <w:sz w:val="20"/>
          <w:szCs w:val="20"/>
        </w:rPr>
      </w:pPr>
    </w:p>
    <w:p w14:paraId="0334992C" w14:textId="65D08F48" w:rsidR="00332228" w:rsidRPr="00D64FCA" w:rsidRDefault="00332228" w:rsidP="00332228">
      <w:pPr>
        <w:pStyle w:val="ListParagraph"/>
        <w:ind w:left="0"/>
        <w:rPr>
          <w:rFonts w:ascii="Arial" w:hAnsi="Arial" w:cs="Arial"/>
          <w:sz w:val="20"/>
          <w:szCs w:val="20"/>
        </w:rPr>
      </w:pPr>
      <w:r>
        <w:rPr>
          <w:rFonts w:ascii="Arial" w:hAnsi="Arial" w:cs="Arial"/>
          <w:noProof/>
          <w:sz w:val="20"/>
          <w:szCs w:val="20"/>
        </w:rPr>
        <w:drawing>
          <wp:inline distT="0" distB="0" distL="0" distR="0" wp14:anchorId="51276226" wp14:editId="7E999AB2">
            <wp:extent cx="5266055" cy="3086735"/>
            <wp:effectExtent l="0" t="0" r="0" b="12065"/>
            <wp:docPr id="19" name="Picture 19" descr="MyHardDrive:Users:ekamara:Desktop:untitled folder:Screenshot_2014-12-31-1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HardDrive:Users:ekamara:Desktop:untitled folder:Screenshot_2014-12-31-12-18-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0D83452" w14:textId="77777777" w:rsidR="002853A5" w:rsidRPr="00D64FCA" w:rsidRDefault="002853A5" w:rsidP="002853A5">
      <w:pPr>
        <w:rPr>
          <w:rFonts w:ascii="Arial" w:hAnsi="Arial" w:cs="Arial"/>
          <w:sz w:val="20"/>
          <w:szCs w:val="20"/>
        </w:rPr>
      </w:pPr>
    </w:p>
    <w:p w14:paraId="315C2766" w14:textId="482D224D" w:rsidR="002853A5" w:rsidRPr="00D64FCA" w:rsidRDefault="00C046CC" w:rsidP="002853A5">
      <w:pPr>
        <w:rPr>
          <w:rFonts w:ascii="Arial" w:hAnsi="Arial" w:cs="Arial"/>
          <w:sz w:val="20"/>
          <w:szCs w:val="20"/>
        </w:rPr>
      </w:pPr>
      <w:ins w:id="121" w:author="Gaurav Bhattacharya" w:date="2015-01-29T22:10:00Z">
        <w:r>
          <w:rPr>
            <w:rFonts w:ascii="Arial" w:hAnsi="Arial" w:cs="Arial"/>
            <w:sz w:val="20"/>
            <w:szCs w:val="20"/>
          </w:rPr>
          <w:t xml:space="preserve">MODULE NAME: </w:t>
        </w:r>
      </w:ins>
      <w:r w:rsidR="003F4EA7" w:rsidRPr="00D64FCA">
        <w:rPr>
          <w:rFonts w:ascii="Arial" w:hAnsi="Arial" w:cs="Arial"/>
          <w:sz w:val="20"/>
          <w:szCs w:val="20"/>
        </w:rPr>
        <w:t xml:space="preserve">RECEIVE </w:t>
      </w:r>
      <w:del w:id="122" w:author="Gaurav Bhattacharya" w:date="2015-01-29T22:10:00Z">
        <w:r w:rsidR="003F4EA7" w:rsidRPr="00D64FCA" w:rsidDel="00C046CC">
          <w:rPr>
            <w:rFonts w:ascii="Arial" w:hAnsi="Arial" w:cs="Arial"/>
            <w:sz w:val="20"/>
            <w:szCs w:val="20"/>
          </w:rPr>
          <w:delText>MODULE</w:delText>
        </w:r>
      </w:del>
    </w:p>
    <w:p w14:paraId="261F75F4" w14:textId="68267BF9" w:rsidR="003F4EA7" w:rsidRPr="00D64FCA" w:rsidRDefault="003F4EA7" w:rsidP="002853A5">
      <w:pPr>
        <w:rPr>
          <w:rFonts w:ascii="Arial" w:hAnsi="Arial" w:cs="Arial"/>
          <w:sz w:val="20"/>
          <w:szCs w:val="20"/>
        </w:rPr>
      </w:pPr>
      <w:r w:rsidRPr="00D64FCA">
        <w:rPr>
          <w:rFonts w:ascii="Arial" w:hAnsi="Arial" w:cs="Arial"/>
          <w:sz w:val="20"/>
          <w:szCs w:val="20"/>
        </w:rPr>
        <w:t>This module is used to receive commodities at the facility.</w:t>
      </w:r>
    </w:p>
    <w:p w14:paraId="1AD74F69" w14:textId="77777777" w:rsidR="005508FA" w:rsidRPr="00D64FCA" w:rsidRDefault="005508FA" w:rsidP="002853A5">
      <w:pPr>
        <w:rPr>
          <w:rFonts w:ascii="Arial" w:hAnsi="Arial" w:cs="Arial"/>
          <w:sz w:val="20"/>
          <w:szCs w:val="20"/>
        </w:rPr>
      </w:pPr>
    </w:p>
    <w:p w14:paraId="27EE0CF1" w14:textId="0DCB80C5" w:rsidR="005508FA" w:rsidRPr="00D64FCA" w:rsidRDefault="005508FA" w:rsidP="005508FA">
      <w:pPr>
        <w:rPr>
          <w:rFonts w:ascii="Arial" w:hAnsi="Arial" w:cs="Arial"/>
          <w:sz w:val="20"/>
          <w:szCs w:val="20"/>
        </w:rPr>
      </w:pPr>
      <w:r w:rsidRPr="00D64FCA">
        <w:rPr>
          <w:rFonts w:ascii="Arial" w:hAnsi="Arial" w:cs="Arial"/>
          <w:sz w:val="20"/>
          <w:szCs w:val="20"/>
        </w:rPr>
        <w:t>To enter the module, select it from the home</w:t>
      </w:r>
      <w:r w:rsidR="00C83A51">
        <w:rPr>
          <w:rFonts w:ascii="Arial" w:hAnsi="Arial" w:cs="Arial"/>
          <w:sz w:val="20"/>
          <w:szCs w:val="20"/>
        </w:rPr>
        <w:t>-page</w:t>
      </w:r>
      <w:r w:rsidRPr="00D64FCA">
        <w:rPr>
          <w:rFonts w:ascii="Arial" w:hAnsi="Arial" w:cs="Arial"/>
          <w:sz w:val="20"/>
          <w:szCs w:val="20"/>
        </w:rPr>
        <w:t xml:space="preserve"> by tapping the Receive button. This will take you to a screen similar to the one below where you will enter the details of the commodities that you are receiving.</w:t>
      </w:r>
    </w:p>
    <w:p w14:paraId="0D15974C" w14:textId="77777777" w:rsidR="00332228" w:rsidRDefault="00332228" w:rsidP="005508FA">
      <w:pPr>
        <w:rPr>
          <w:rFonts w:ascii="Arial" w:hAnsi="Arial" w:cs="Arial"/>
          <w:sz w:val="20"/>
          <w:szCs w:val="20"/>
        </w:rPr>
      </w:pPr>
    </w:p>
    <w:p w14:paraId="105A05CB" w14:textId="0E6DED5C" w:rsidR="00332228" w:rsidRPr="00D64FCA" w:rsidRDefault="00332228" w:rsidP="005508FA">
      <w:pPr>
        <w:rPr>
          <w:rFonts w:ascii="Arial" w:hAnsi="Arial" w:cs="Arial"/>
          <w:sz w:val="20"/>
          <w:szCs w:val="20"/>
        </w:rPr>
      </w:pPr>
      <w:r>
        <w:rPr>
          <w:rFonts w:ascii="Arial" w:hAnsi="Arial" w:cs="Arial"/>
          <w:noProof/>
          <w:sz w:val="20"/>
          <w:szCs w:val="20"/>
        </w:rPr>
        <w:lastRenderedPageBreak/>
        <w:drawing>
          <wp:inline distT="0" distB="0" distL="0" distR="0" wp14:anchorId="6AEEA764" wp14:editId="7C958074">
            <wp:extent cx="5266055" cy="3086735"/>
            <wp:effectExtent l="0" t="0" r="0" b="12065"/>
            <wp:docPr id="20" name="Picture 20" descr="MyHardDrive:Users:ekamara:Desktop:untitled folder:Screenshot_2014-12-31-12-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HardDrive:Users:ekamara:Desktop:untitled folder:Screenshot_2014-12-31-12-21-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023248C7" w14:textId="77777777" w:rsidR="00997EF3" w:rsidRPr="00D64FCA" w:rsidRDefault="00997EF3" w:rsidP="005508FA">
      <w:pPr>
        <w:rPr>
          <w:rFonts w:ascii="Arial" w:hAnsi="Arial" w:cs="Arial"/>
          <w:sz w:val="20"/>
          <w:szCs w:val="20"/>
        </w:rPr>
      </w:pPr>
    </w:p>
    <w:p w14:paraId="598A356A" w14:textId="44FF5096" w:rsidR="00997EF3" w:rsidRPr="00D64FCA" w:rsidRDefault="00997EF3" w:rsidP="005508FA">
      <w:pPr>
        <w:rPr>
          <w:rFonts w:ascii="Arial" w:hAnsi="Arial" w:cs="Arial"/>
          <w:sz w:val="20"/>
          <w:szCs w:val="20"/>
        </w:rPr>
      </w:pPr>
      <w:r w:rsidRPr="00D64FCA">
        <w:rPr>
          <w:rFonts w:ascii="Arial" w:hAnsi="Arial" w:cs="Arial"/>
          <w:sz w:val="20"/>
          <w:szCs w:val="20"/>
        </w:rPr>
        <w:t>When receiving commodities, there are two additional fields to be aware of:</w:t>
      </w:r>
    </w:p>
    <w:p w14:paraId="4CCF3A60" w14:textId="201863EB" w:rsidR="00997EF3" w:rsidRPr="00D64FCA" w:rsidRDefault="00997EF3" w:rsidP="00997EF3">
      <w:pPr>
        <w:pStyle w:val="ListParagraph"/>
        <w:numPr>
          <w:ilvl w:val="0"/>
          <w:numId w:val="7"/>
        </w:numPr>
        <w:rPr>
          <w:rFonts w:ascii="Arial" w:hAnsi="Arial" w:cs="Arial"/>
          <w:sz w:val="20"/>
          <w:szCs w:val="20"/>
        </w:rPr>
      </w:pPr>
      <w:r w:rsidRPr="00D64FCA">
        <w:rPr>
          <w:rFonts w:ascii="Arial" w:hAnsi="Arial" w:cs="Arial"/>
          <w:sz w:val="20"/>
          <w:szCs w:val="20"/>
        </w:rPr>
        <w:t>Source: you will have to specify the source of the commodities that you are receiving. There are three possible sources:</w:t>
      </w:r>
    </w:p>
    <w:p w14:paraId="24B71E76" w14:textId="7FC7BC1D" w:rsidR="00997EF3" w:rsidRPr="00D64FCA" w:rsidRDefault="00997EF3" w:rsidP="00997EF3">
      <w:pPr>
        <w:pStyle w:val="ListParagraph"/>
        <w:numPr>
          <w:ilvl w:val="1"/>
          <w:numId w:val="7"/>
        </w:numPr>
        <w:rPr>
          <w:rFonts w:ascii="Arial" w:hAnsi="Arial" w:cs="Arial"/>
          <w:sz w:val="20"/>
          <w:szCs w:val="20"/>
        </w:rPr>
      </w:pPr>
      <w:r w:rsidRPr="00D64FCA">
        <w:rPr>
          <w:rFonts w:ascii="Arial" w:hAnsi="Arial" w:cs="Arial"/>
          <w:sz w:val="20"/>
          <w:szCs w:val="20"/>
        </w:rPr>
        <w:t>LGA/state CMS – This is the default option</w:t>
      </w:r>
    </w:p>
    <w:p w14:paraId="17785E56" w14:textId="7324F8D1" w:rsidR="00997EF3" w:rsidRPr="00D64FCA" w:rsidRDefault="00997EF3" w:rsidP="00997EF3">
      <w:pPr>
        <w:pStyle w:val="ListParagraph"/>
        <w:numPr>
          <w:ilvl w:val="1"/>
          <w:numId w:val="7"/>
        </w:numPr>
        <w:rPr>
          <w:rFonts w:ascii="Arial" w:hAnsi="Arial" w:cs="Arial"/>
          <w:sz w:val="20"/>
          <w:szCs w:val="20"/>
        </w:rPr>
      </w:pPr>
      <w:r w:rsidRPr="00D64FCA">
        <w:rPr>
          <w:rFonts w:ascii="Arial" w:hAnsi="Arial" w:cs="Arial"/>
          <w:sz w:val="20"/>
          <w:szCs w:val="20"/>
        </w:rPr>
        <w:t>Zonal Cold Chain Store – This is only applicable to vaccines</w:t>
      </w:r>
    </w:p>
    <w:p w14:paraId="4FE08396" w14:textId="467C8815" w:rsidR="00997EF3" w:rsidRPr="00D64FCA" w:rsidRDefault="00997EF3" w:rsidP="00997EF3">
      <w:pPr>
        <w:pStyle w:val="ListParagraph"/>
        <w:numPr>
          <w:ilvl w:val="1"/>
          <w:numId w:val="7"/>
        </w:numPr>
        <w:rPr>
          <w:rFonts w:ascii="Arial" w:hAnsi="Arial" w:cs="Arial"/>
          <w:sz w:val="20"/>
          <w:szCs w:val="20"/>
        </w:rPr>
      </w:pPr>
      <w:r w:rsidRPr="00D64FCA">
        <w:rPr>
          <w:rFonts w:ascii="Arial" w:hAnsi="Arial" w:cs="Arial"/>
          <w:sz w:val="20"/>
          <w:szCs w:val="20"/>
        </w:rPr>
        <w:t xml:space="preserve">Others </w:t>
      </w:r>
    </w:p>
    <w:p w14:paraId="6C6A5645" w14:textId="75F7AC10" w:rsidR="00997EF3" w:rsidRPr="00D64FCA" w:rsidRDefault="00997EF3" w:rsidP="00997EF3">
      <w:pPr>
        <w:pStyle w:val="ListParagraph"/>
        <w:numPr>
          <w:ilvl w:val="0"/>
          <w:numId w:val="7"/>
        </w:numPr>
        <w:rPr>
          <w:rFonts w:ascii="Arial" w:hAnsi="Arial" w:cs="Arial"/>
          <w:sz w:val="20"/>
          <w:szCs w:val="20"/>
        </w:rPr>
      </w:pPr>
      <w:r w:rsidRPr="00D64FCA">
        <w:rPr>
          <w:rFonts w:ascii="Arial" w:hAnsi="Arial" w:cs="Arial"/>
          <w:sz w:val="20"/>
          <w:szCs w:val="20"/>
        </w:rPr>
        <w:t>Allocation ID – All commodities that are allocated to your facility by the LGA/state CMS will come with an allocation ID against which they will be validated. Because of this, the allocation ID is only required if you are receiving commodities from the LGA/State CMS and if you select any of the other sources, the allocation ID field will disappear.</w:t>
      </w:r>
    </w:p>
    <w:p w14:paraId="37604667" w14:textId="77777777" w:rsidR="002853A5" w:rsidRPr="00D64FCA" w:rsidRDefault="002853A5" w:rsidP="002853A5">
      <w:pPr>
        <w:rPr>
          <w:rFonts w:ascii="Arial" w:hAnsi="Arial" w:cs="Arial"/>
          <w:sz w:val="20"/>
          <w:szCs w:val="20"/>
        </w:rPr>
      </w:pPr>
    </w:p>
    <w:p w14:paraId="7FA523E3" w14:textId="7D5EB4D9" w:rsidR="00997EF3" w:rsidRPr="00D64FCA" w:rsidRDefault="00997EF3" w:rsidP="002853A5">
      <w:pPr>
        <w:rPr>
          <w:rFonts w:ascii="Arial" w:hAnsi="Arial" w:cs="Arial"/>
          <w:b/>
          <w:sz w:val="20"/>
          <w:szCs w:val="20"/>
        </w:rPr>
      </w:pPr>
      <w:r w:rsidRPr="00D64FCA">
        <w:rPr>
          <w:rFonts w:ascii="Arial" w:hAnsi="Arial" w:cs="Arial"/>
          <w:b/>
          <w:sz w:val="20"/>
          <w:szCs w:val="20"/>
        </w:rPr>
        <w:t>To receive commodities from the LGA/State CMS</w:t>
      </w:r>
    </w:p>
    <w:p w14:paraId="354CE3A4" w14:textId="07B13464" w:rsidR="00997EF3" w:rsidRPr="00D64FCA" w:rsidRDefault="00997EF3" w:rsidP="00997EF3">
      <w:pPr>
        <w:pStyle w:val="ListParagraph"/>
        <w:numPr>
          <w:ilvl w:val="0"/>
          <w:numId w:val="9"/>
        </w:numPr>
        <w:rPr>
          <w:rFonts w:ascii="Arial" w:hAnsi="Arial" w:cs="Arial"/>
          <w:sz w:val="20"/>
          <w:szCs w:val="20"/>
        </w:rPr>
      </w:pPr>
      <w:r w:rsidRPr="00D64FCA">
        <w:rPr>
          <w:rFonts w:ascii="Arial" w:hAnsi="Arial" w:cs="Arial"/>
          <w:sz w:val="20"/>
          <w:szCs w:val="20"/>
        </w:rPr>
        <w:t>Do not change the default source selection or if you had selected another one, select LGA/State CMS.</w:t>
      </w:r>
    </w:p>
    <w:p w14:paraId="6197C874" w14:textId="32C8E2D8" w:rsidR="00997EF3" w:rsidRDefault="00997EF3" w:rsidP="00997EF3">
      <w:pPr>
        <w:pStyle w:val="ListParagraph"/>
        <w:numPr>
          <w:ilvl w:val="0"/>
          <w:numId w:val="9"/>
        </w:numPr>
        <w:rPr>
          <w:rFonts w:ascii="Arial" w:hAnsi="Arial" w:cs="Arial"/>
          <w:sz w:val="20"/>
          <w:szCs w:val="20"/>
        </w:rPr>
      </w:pPr>
      <w:r w:rsidRPr="00D64FCA">
        <w:rPr>
          <w:rFonts w:ascii="Arial" w:hAnsi="Arial" w:cs="Arial"/>
          <w:sz w:val="20"/>
          <w:szCs w:val="20"/>
        </w:rPr>
        <w:t>Tap the input box next to ‘Allocation ID’. You will notice that input validation will</w:t>
      </w:r>
      <w:r w:rsidR="00226062" w:rsidRPr="00D64FCA">
        <w:rPr>
          <w:rFonts w:ascii="Arial" w:hAnsi="Arial" w:cs="Arial"/>
          <w:sz w:val="20"/>
          <w:szCs w:val="20"/>
        </w:rPr>
        <w:t xml:space="preserve"> start happening immediately and you will be prompted to ‘Enter a valid allocation Id’. This error will not disappear until you have entered an ID of the form ‘XX-YYYY’ where XX are two letters and the YYY</w:t>
      </w:r>
      <w:r w:rsidR="00C83A51">
        <w:rPr>
          <w:rFonts w:ascii="Arial" w:hAnsi="Arial" w:cs="Arial"/>
          <w:sz w:val="20"/>
          <w:szCs w:val="20"/>
        </w:rPr>
        <w:t>Y</w:t>
      </w:r>
      <w:r w:rsidR="00226062" w:rsidRPr="00D64FCA">
        <w:rPr>
          <w:rFonts w:ascii="Arial" w:hAnsi="Arial" w:cs="Arial"/>
          <w:sz w:val="20"/>
          <w:szCs w:val="20"/>
        </w:rPr>
        <w:t xml:space="preserve"> represents one or more digits</w:t>
      </w:r>
      <w:r w:rsidR="00C83A51">
        <w:rPr>
          <w:rFonts w:ascii="Arial" w:hAnsi="Arial" w:cs="Arial"/>
          <w:sz w:val="20"/>
          <w:szCs w:val="20"/>
        </w:rPr>
        <w:t>.</w:t>
      </w:r>
    </w:p>
    <w:p w14:paraId="2A37A8C8" w14:textId="71D4B5B8" w:rsidR="00332228" w:rsidRDefault="00332228" w:rsidP="00332228">
      <w:pPr>
        <w:pStyle w:val="ListParagraph"/>
        <w:ind w:left="0"/>
        <w:rPr>
          <w:rFonts w:ascii="Arial" w:hAnsi="Arial" w:cs="Arial"/>
          <w:sz w:val="20"/>
          <w:szCs w:val="20"/>
        </w:rPr>
      </w:pPr>
      <w:r>
        <w:rPr>
          <w:rFonts w:ascii="Arial" w:hAnsi="Arial" w:cs="Arial"/>
          <w:noProof/>
          <w:sz w:val="20"/>
          <w:szCs w:val="20"/>
        </w:rPr>
        <w:lastRenderedPageBreak/>
        <w:drawing>
          <wp:inline distT="0" distB="0" distL="0" distR="0" wp14:anchorId="2A0FCC31" wp14:editId="2C025DC9">
            <wp:extent cx="5266055" cy="3086735"/>
            <wp:effectExtent l="0" t="0" r="0" b="12065"/>
            <wp:docPr id="21" name="Picture 21" descr="MyHardDrive:Users:ekamara:Desktop:untitled folder:Screenshot_2014-12-31-12-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HardDrive:Users:ekamara:Desktop:untitled folder:Screenshot_2014-12-31-12-32-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3452C9A3" w14:textId="77777777" w:rsidR="00332228" w:rsidRPr="00D64FCA" w:rsidRDefault="00332228" w:rsidP="00332228">
      <w:pPr>
        <w:pStyle w:val="ListParagraph"/>
        <w:rPr>
          <w:rFonts w:ascii="Arial" w:hAnsi="Arial" w:cs="Arial"/>
          <w:sz w:val="20"/>
          <w:szCs w:val="20"/>
        </w:rPr>
      </w:pPr>
    </w:p>
    <w:p w14:paraId="063AC094" w14:textId="2E92EC37" w:rsidR="00226062" w:rsidRPr="00332228" w:rsidRDefault="00332228" w:rsidP="00332228">
      <w:pPr>
        <w:pStyle w:val="ListParagraph"/>
        <w:numPr>
          <w:ilvl w:val="0"/>
          <w:numId w:val="9"/>
        </w:numPr>
        <w:rPr>
          <w:rFonts w:ascii="Arial" w:hAnsi="Arial" w:cs="Arial"/>
          <w:sz w:val="20"/>
          <w:szCs w:val="20"/>
        </w:rPr>
      </w:pPr>
      <w:r>
        <w:rPr>
          <w:rFonts w:ascii="Arial" w:hAnsi="Arial" w:cs="Arial"/>
          <w:sz w:val="20"/>
          <w:szCs w:val="20"/>
        </w:rPr>
        <w:t>After en</w:t>
      </w:r>
      <w:r w:rsidR="00226062" w:rsidRPr="00332228">
        <w:rPr>
          <w:rFonts w:ascii="Arial" w:hAnsi="Arial" w:cs="Arial"/>
          <w:sz w:val="20"/>
          <w:szCs w:val="20"/>
        </w:rPr>
        <w:t xml:space="preserve">tering the </w:t>
      </w:r>
      <w:commentRangeStart w:id="123"/>
      <w:r w:rsidR="00226062" w:rsidRPr="00332228">
        <w:rPr>
          <w:rFonts w:ascii="Arial" w:hAnsi="Arial" w:cs="Arial"/>
          <w:sz w:val="20"/>
          <w:szCs w:val="20"/>
        </w:rPr>
        <w:t>allocation Id, select the commodities that you have received following the steps outlined in the dispense module.</w:t>
      </w:r>
      <w:commentRangeEnd w:id="123"/>
      <w:r w:rsidR="00DA3E77">
        <w:rPr>
          <w:rStyle w:val="CommentReference"/>
        </w:rPr>
        <w:commentReference w:id="123"/>
      </w:r>
    </w:p>
    <w:p w14:paraId="5AB3E204" w14:textId="2A1435FE" w:rsidR="00226062" w:rsidRDefault="00226062" w:rsidP="00997EF3">
      <w:pPr>
        <w:pStyle w:val="ListParagraph"/>
        <w:numPr>
          <w:ilvl w:val="0"/>
          <w:numId w:val="9"/>
        </w:numPr>
        <w:rPr>
          <w:rFonts w:ascii="Arial" w:hAnsi="Arial" w:cs="Arial"/>
          <w:sz w:val="20"/>
          <w:szCs w:val="20"/>
        </w:rPr>
      </w:pPr>
      <w:r w:rsidRPr="00D64FCA">
        <w:rPr>
          <w:rFonts w:ascii="Arial" w:hAnsi="Arial" w:cs="Arial"/>
          <w:sz w:val="20"/>
          <w:szCs w:val="20"/>
        </w:rPr>
        <w:t xml:space="preserve">After selecting the commodities, the list will be displayed on the screen and each commodity will have two user input fields (one for ‘Allocated’ which is the quantity that the LGA/State CMS </w:t>
      </w:r>
      <w:commentRangeStart w:id="124"/>
      <w:r w:rsidRPr="00D64FCA">
        <w:rPr>
          <w:rFonts w:ascii="Arial" w:hAnsi="Arial" w:cs="Arial"/>
          <w:sz w:val="20"/>
          <w:szCs w:val="20"/>
        </w:rPr>
        <w:t xml:space="preserve">allocated </w:t>
      </w:r>
      <w:commentRangeEnd w:id="124"/>
      <w:r w:rsidR="00DA3E77">
        <w:rPr>
          <w:rStyle w:val="CommentReference"/>
        </w:rPr>
        <w:commentReference w:id="124"/>
      </w:r>
      <w:r w:rsidRPr="00D64FCA">
        <w:rPr>
          <w:rFonts w:ascii="Arial" w:hAnsi="Arial" w:cs="Arial"/>
          <w:sz w:val="20"/>
          <w:szCs w:val="20"/>
        </w:rPr>
        <w:t xml:space="preserve">to your facility and the other for ‘Received’ which should be the amount </w:t>
      </w:r>
      <w:r w:rsidR="00332228">
        <w:rPr>
          <w:rFonts w:ascii="Arial" w:hAnsi="Arial" w:cs="Arial"/>
          <w:sz w:val="20"/>
          <w:szCs w:val="20"/>
        </w:rPr>
        <w:t xml:space="preserve">that you </w:t>
      </w:r>
      <w:commentRangeStart w:id="125"/>
      <w:r w:rsidR="00332228">
        <w:rPr>
          <w:rFonts w:ascii="Arial" w:hAnsi="Arial" w:cs="Arial"/>
          <w:sz w:val="20"/>
          <w:szCs w:val="20"/>
        </w:rPr>
        <w:t>received</w:t>
      </w:r>
      <w:commentRangeEnd w:id="125"/>
      <w:r w:rsidR="00D203F0">
        <w:rPr>
          <w:rStyle w:val="CommentReference"/>
        </w:rPr>
        <w:commentReference w:id="125"/>
      </w:r>
      <w:r w:rsidR="00332228">
        <w:rPr>
          <w:rFonts w:ascii="Arial" w:hAnsi="Arial" w:cs="Arial"/>
          <w:sz w:val="20"/>
          <w:szCs w:val="20"/>
        </w:rPr>
        <w:t>).</w:t>
      </w:r>
    </w:p>
    <w:p w14:paraId="2BFD28D5" w14:textId="0F256D63" w:rsidR="00332228" w:rsidRPr="00D64FCA" w:rsidRDefault="00332228" w:rsidP="00332228">
      <w:pPr>
        <w:pStyle w:val="ListParagraph"/>
        <w:ind w:left="360"/>
        <w:rPr>
          <w:rFonts w:ascii="Arial" w:hAnsi="Arial" w:cs="Arial"/>
          <w:sz w:val="20"/>
          <w:szCs w:val="20"/>
        </w:rPr>
      </w:pPr>
      <w:r>
        <w:rPr>
          <w:rFonts w:ascii="Arial" w:hAnsi="Arial" w:cs="Arial"/>
          <w:noProof/>
          <w:sz w:val="20"/>
          <w:szCs w:val="20"/>
        </w:rPr>
        <w:drawing>
          <wp:inline distT="0" distB="0" distL="0" distR="0" wp14:anchorId="084B4BBE" wp14:editId="25F04F78">
            <wp:extent cx="5266055" cy="3086735"/>
            <wp:effectExtent l="0" t="0" r="0" b="12065"/>
            <wp:docPr id="22" name="Picture 22" descr="MyHardDrive:Users:ekamara:Desktop:untitled folder:Screenshot_2014-12-31-12-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HardDrive:Users:ekamara:Desktop:untitled folder:Screenshot_2014-12-31-12-36-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14EEDEFD" w14:textId="416AA7A4" w:rsidR="00226062" w:rsidRDefault="00226062" w:rsidP="00997EF3">
      <w:pPr>
        <w:pStyle w:val="ListParagraph"/>
        <w:numPr>
          <w:ilvl w:val="0"/>
          <w:numId w:val="9"/>
        </w:numPr>
        <w:rPr>
          <w:rFonts w:ascii="Arial" w:hAnsi="Arial" w:cs="Arial"/>
          <w:sz w:val="20"/>
          <w:szCs w:val="20"/>
        </w:rPr>
      </w:pPr>
      <w:r w:rsidRPr="00D64FCA">
        <w:rPr>
          <w:rFonts w:ascii="Arial" w:hAnsi="Arial" w:cs="Arial"/>
          <w:sz w:val="20"/>
          <w:szCs w:val="20"/>
        </w:rPr>
        <w:t xml:space="preserve">After entering the amounts, you will be taken to a </w:t>
      </w:r>
      <w:del w:id="126" w:author="Gaurav Bhattacharya" w:date="2015-01-29T22:06:00Z">
        <w:r w:rsidRPr="00D64FCA" w:rsidDel="00DA3E77">
          <w:rPr>
            <w:rFonts w:ascii="Arial" w:hAnsi="Arial" w:cs="Arial"/>
            <w:sz w:val="20"/>
            <w:szCs w:val="20"/>
          </w:rPr>
          <w:delText xml:space="preserve">validation </w:delText>
        </w:r>
      </w:del>
      <w:ins w:id="127" w:author="Gaurav Bhattacharya" w:date="2015-01-29T22:06:00Z">
        <w:r w:rsidR="00DA3E77">
          <w:rPr>
            <w:rFonts w:ascii="Arial" w:hAnsi="Arial" w:cs="Arial"/>
            <w:sz w:val="20"/>
            <w:szCs w:val="20"/>
          </w:rPr>
          <w:t>confirmation</w:t>
        </w:r>
        <w:r w:rsidR="00DA3E77" w:rsidRPr="00D64FCA">
          <w:rPr>
            <w:rFonts w:ascii="Arial" w:hAnsi="Arial" w:cs="Arial"/>
            <w:sz w:val="20"/>
            <w:szCs w:val="20"/>
          </w:rPr>
          <w:t xml:space="preserve"> </w:t>
        </w:r>
      </w:ins>
      <w:r w:rsidRPr="00D64FCA">
        <w:rPr>
          <w:rFonts w:ascii="Arial" w:hAnsi="Arial" w:cs="Arial"/>
          <w:sz w:val="20"/>
          <w:szCs w:val="20"/>
        </w:rPr>
        <w:t xml:space="preserve">screen where you can ‘Go </w:t>
      </w:r>
      <w:proofErr w:type="gramStart"/>
      <w:r w:rsidRPr="00D64FCA">
        <w:rPr>
          <w:rFonts w:ascii="Arial" w:hAnsi="Arial" w:cs="Arial"/>
          <w:sz w:val="20"/>
          <w:szCs w:val="20"/>
        </w:rPr>
        <w:t>Back</w:t>
      </w:r>
      <w:proofErr w:type="gramEnd"/>
      <w:r w:rsidRPr="00D64FCA">
        <w:rPr>
          <w:rFonts w:ascii="Arial" w:hAnsi="Arial" w:cs="Arial"/>
          <w:sz w:val="20"/>
          <w:szCs w:val="20"/>
        </w:rPr>
        <w:t>’ or ‘Con</w:t>
      </w:r>
      <w:r w:rsidR="00332228">
        <w:rPr>
          <w:rFonts w:ascii="Arial" w:hAnsi="Arial" w:cs="Arial"/>
          <w:sz w:val="20"/>
          <w:szCs w:val="20"/>
        </w:rPr>
        <w:t>firm’ the amounts.</w:t>
      </w:r>
    </w:p>
    <w:p w14:paraId="431941EF" w14:textId="77777777" w:rsidR="00332228" w:rsidRDefault="00332228" w:rsidP="00332228">
      <w:pPr>
        <w:rPr>
          <w:rFonts w:ascii="Arial" w:hAnsi="Arial" w:cs="Arial"/>
          <w:sz w:val="20"/>
          <w:szCs w:val="20"/>
        </w:rPr>
      </w:pPr>
    </w:p>
    <w:p w14:paraId="2E0EDB40" w14:textId="3B4423F2" w:rsidR="00332228" w:rsidRPr="00332228" w:rsidRDefault="00332228" w:rsidP="00332228">
      <w:pPr>
        <w:rPr>
          <w:rFonts w:ascii="Arial" w:hAnsi="Arial" w:cs="Arial"/>
          <w:sz w:val="20"/>
          <w:szCs w:val="20"/>
        </w:rPr>
      </w:pPr>
      <w:r>
        <w:rPr>
          <w:rFonts w:ascii="Arial" w:hAnsi="Arial" w:cs="Arial"/>
          <w:noProof/>
          <w:sz w:val="20"/>
          <w:szCs w:val="20"/>
        </w:rPr>
        <w:lastRenderedPageBreak/>
        <w:drawing>
          <wp:inline distT="0" distB="0" distL="0" distR="0" wp14:anchorId="49F22B15" wp14:editId="50CF4984">
            <wp:extent cx="5266055" cy="3086735"/>
            <wp:effectExtent l="0" t="0" r="0" b="12065"/>
            <wp:docPr id="23" name="Picture 23" descr="MyHardDrive:Users:ekamara:Desktop:untitled folder:Screenshot_2014-12-31-12-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HardDrive:Users:ekamara:Desktop:untitled folder:Screenshot_2014-12-31-12-37-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5F8CDC2B" w14:textId="0B06DDB5" w:rsidR="00226062" w:rsidRPr="00D64FCA" w:rsidRDefault="00226062" w:rsidP="00226062">
      <w:pPr>
        <w:pStyle w:val="ListParagraph"/>
        <w:numPr>
          <w:ilvl w:val="0"/>
          <w:numId w:val="9"/>
        </w:numPr>
        <w:rPr>
          <w:rFonts w:ascii="Arial" w:hAnsi="Arial" w:cs="Arial"/>
          <w:sz w:val="20"/>
          <w:szCs w:val="20"/>
        </w:rPr>
      </w:pPr>
      <w:r w:rsidRPr="00D64FCA">
        <w:rPr>
          <w:rFonts w:ascii="Arial" w:hAnsi="Arial" w:cs="Arial"/>
          <w:sz w:val="20"/>
          <w:szCs w:val="20"/>
        </w:rPr>
        <w:t xml:space="preserve">Once you have confirmed the commodities received, you will see the </w:t>
      </w:r>
      <w:commentRangeStart w:id="128"/>
      <w:r w:rsidRPr="00D64FCA">
        <w:rPr>
          <w:rFonts w:ascii="Arial" w:hAnsi="Arial" w:cs="Arial"/>
          <w:sz w:val="20"/>
          <w:szCs w:val="20"/>
        </w:rPr>
        <w:t xml:space="preserve">following </w:t>
      </w:r>
      <w:commentRangeEnd w:id="128"/>
      <w:r w:rsidR="00DA3E77">
        <w:rPr>
          <w:rStyle w:val="CommentReference"/>
        </w:rPr>
        <w:commentReference w:id="128"/>
      </w:r>
      <w:r w:rsidRPr="00D64FCA">
        <w:rPr>
          <w:rFonts w:ascii="Arial" w:hAnsi="Arial" w:cs="Arial"/>
          <w:sz w:val="20"/>
          <w:szCs w:val="20"/>
        </w:rPr>
        <w:t>screen as the system is updated and once that is complete, you will be taken back to the ‘Receive’ homepage.</w:t>
      </w:r>
    </w:p>
    <w:p w14:paraId="0A4AB833" w14:textId="3EDA80D2" w:rsidR="00226062" w:rsidRPr="00D64FCA" w:rsidRDefault="00226062" w:rsidP="00997EF3">
      <w:pPr>
        <w:pStyle w:val="ListParagraph"/>
        <w:numPr>
          <w:ilvl w:val="0"/>
          <w:numId w:val="9"/>
        </w:numPr>
        <w:rPr>
          <w:rFonts w:ascii="Arial" w:hAnsi="Arial" w:cs="Arial"/>
          <w:sz w:val="20"/>
          <w:szCs w:val="20"/>
        </w:rPr>
      </w:pPr>
    </w:p>
    <w:p w14:paraId="3990EBC2" w14:textId="77777777" w:rsidR="00997EF3" w:rsidRPr="00D64FCA" w:rsidRDefault="00997EF3" w:rsidP="002853A5">
      <w:pPr>
        <w:rPr>
          <w:rFonts w:ascii="Arial" w:hAnsi="Arial" w:cs="Arial"/>
          <w:sz w:val="20"/>
          <w:szCs w:val="20"/>
        </w:rPr>
      </w:pPr>
    </w:p>
    <w:p w14:paraId="21742CA4" w14:textId="23FA9056" w:rsidR="00226062" w:rsidRPr="00D64FCA" w:rsidRDefault="00226062" w:rsidP="002853A5">
      <w:pPr>
        <w:rPr>
          <w:rFonts w:ascii="Arial" w:hAnsi="Arial" w:cs="Arial"/>
          <w:b/>
          <w:sz w:val="20"/>
          <w:szCs w:val="20"/>
        </w:rPr>
      </w:pPr>
      <w:r w:rsidRPr="00D64FCA">
        <w:rPr>
          <w:rFonts w:ascii="Arial" w:hAnsi="Arial" w:cs="Arial"/>
          <w:b/>
          <w:sz w:val="20"/>
          <w:szCs w:val="20"/>
        </w:rPr>
        <w:t>To receive commodities from the Zonal Cold Chain Store</w:t>
      </w:r>
      <w:r w:rsidR="00210525" w:rsidRPr="00D64FCA">
        <w:rPr>
          <w:rFonts w:ascii="Arial" w:hAnsi="Arial" w:cs="Arial"/>
          <w:b/>
          <w:sz w:val="20"/>
          <w:szCs w:val="20"/>
        </w:rPr>
        <w:t>/Others</w:t>
      </w:r>
    </w:p>
    <w:p w14:paraId="42C681EC" w14:textId="5E80043D" w:rsidR="00962CB6" w:rsidRPr="00D64FCA" w:rsidRDefault="00962CB6" w:rsidP="00962CB6">
      <w:pPr>
        <w:pStyle w:val="ListParagraph"/>
        <w:numPr>
          <w:ilvl w:val="0"/>
          <w:numId w:val="9"/>
        </w:numPr>
        <w:rPr>
          <w:rFonts w:ascii="Arial" w:hAnsi="Arial" w:cs="Arial"/>
          <w:sz w:val="20"/>
          <w:szCs w:val="20"/>
        </w:rPr>
      </w:pPr>
      <w:r w:rsidRPr="00D64FCA">
        <w:rPr>
          <w:rFonts w:ascii="Arial" w:hAnsi="Arial" w:cs="Arial"/>
          <w:sz w:val="20"/>
          <w:szCs w:val="20"/>
        </w:rPr>
        <w:t xml:space="preserve">Select Zonal Cold Chain store </w:t>
      </w:r>
      <w:r w:rsidR="00210525" w:rsidRPr="00D64FCA">
        <w:rPr>
          <w:rFonts w:ascii="Arial" w:hAnsi="Arial" w:cs="Arial"/>
          <w:sz w:val="20"/>
          <w:szCs w:val="20"/>
        </w:rPr>
        <w:t xml:space="preserve">or others </w:t>
      </w:r>
      <w:r w:rsidRPr="00D64FCA">
        <w:rPr>
          <w:rFonts w:ascii="Arial" w:hAnsi="Arial" w:cs="Arial"/>
          <w:sz w:val="20"/>
          <w:szCs w:val="20"/>
        </w:rPr>
        <w:t>as source.</w:t>
      </w:r>
    </w:p>
    <w:p w14:paraId="5F33AE33" w14:textId="6D84CFBA" w:rsidR="00962CB6" w:rsidRPr="00D64FCA" w:rsidRDefault="00962CB6" w:rsidP="00962CB6">
      <w:pPr>
        <w:pStyle w:val="ListParagraph"/>
        <w:numPr>
          <w:ilvl w:val="0"/>
          <w:numId w:val="9"/>
        </w:numPr>
        <w:rPr>
          <w:rFonts w:ascii="Arial" w:hAnsi="Arial" w:cs="Arial"/>
          <w:sz w:val="20"/>
          <w:szCs w:val="20"/>
        </w:rPr>
      </w:pPr>
      <w:r w:rsidRPr="00D64FCA">
        <w:rPr>
          <w:rFonts w:ascii="Arial" w:hAnsi="Arial" w:cs="Arial"/>
          <w:sz w:val="20"/>
          <w:szCs w:val="20"/>
        </w:rPr>
        <w:t>Select the commodities that you have received following the steps outlined in the dispense module.</w:t>
      </w:r>
    </w:p>
    <w:p w14:paraId="5CAECCB7" w14:textId="1BE92103" w:rsidR="00962CB6" w:rsidRPr="00D64FCA" w:rsidRDefault="00962CB6" w:rsidP="00962CB6">
      <w:pPr>
        <w:pStyle w:val="ListParagraph"/>
        <w:numPr>
          <w:ilvl w:val="0"/>
          <w:numId w:val="9"/>
        </w:numPr>
        <w:rPr>
          <w:rFonts w:ascii="Arial" w:hAnsi="Arial" w:cs="Arial"/>
          <w:sz w:val="20"/>
          <w:szCs w:val="20"/>
        </w:rPr>
      </w:pPr>
      <w:r w:rsidRPr="00D64FCA">
        <w:rPr>
          <w:rFonts w:ascii="Arial" w:hAnsi="Arial" w:cs="Arial"/>
          <w:sz w:val="20"/>
          <w:szCs w:val="20"/>
        </w:rPr>
        <w:t xml:space="preserve">After selecting the commodities, the list will be displayed on the screen and each commodity will have two user input fields (one for ‘Allocated’ which is the quantity that </w:t>
      </w:r>
      <w:r w:rsidR="00210525" w:rsidRPr="00D64FCA">
        <w:rPr>
          <w:rFonts w:ascii="Arial" w:hAnsi="Arial" w:cs="Arial"/>
          <w:sz w:val="20"/>
          <w:szCs w:val="20"/>
        </w:rPr>
        <w:t>was</w:t>
      </w:r>
      <w:r w:rsidRPr="00D64FCA">
        <w:rPr>
          <w:rFonts w:ascii="Arial" w:hAnsi="Arial" w:cs="Arial"/>
          <w:sz w:val="20"/>
          <w:szCs w:val="20"/>
        </w:rPr>
        <w:t xml:space="preserve"> allocated to your facility and the other for ‘Received’ which should be the amount </w:t>
      </w:r>
      <w:r w:rsidR="000204FE">
        <w:rPr>
          <w:rFonts w:ascii="Arial" w:hAnsi="Arial" w:cs="Arial"/>
          <w:sz w:val="20"/>
          <w:szCs w:val="20"/>
        </w:rPr>
        <w:t>that you received).</w:t>
      </w:r>
      <w:r w:rsidR="00332228">
        <w:rPr>
          <w:rFonts w:ascii="Arial" w:hAnsi="Arial" w:cs="Arial"/>
          <w:noProof/>
          <w:sz w:val="20"/>
          <w:szCs w:val="20"/>
        </w:rPr>
        <w:drawing>
          <wp:inline distT="0" distB="0" distL="0" distR="0" wp14:anchorId="38FC296B" wp14:editId="286E35B9">
            <wp:extent cx="5266055" cy="3086735"/>
            <wp:effectExtent l="0" t="0" r="0" b="12065"/>
            <wp:docPr id="24" name="Picture 24" descr="MyHardDrive:Users:ekamara:Desktop:untitled folder:Screenshot_2014-12-31-13-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HardDrive:Users:ekamara:Desktop:untitled folder:Screenshot_2014-12-31-13-01-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38F081CA" w14:textId="5CEE6CE6" w:rsidR="00962CB6" w:rsidRPr="00D64FCA" w:rsidRDefault="00962CB6" w:rsidP="00962CB6">
      <w:pPr>
        <w:pStyle w:val="ListParagraph"/>
        <w:numPr>
          <w:ilvl w:val="0"/>
          <w:numId w:val="9"/>
        </w:numPr>
        <w:rPr>
          <w:rFonts w:ascii="Arial" w:hAnsi="Arial" w:cs="Arial"/>
          <w:sz w:val="20"/>
          <w:szCs w:val="20"/>
        </w:rPr>
      </w:pPr>
      <w:r w:rsidRPr="00D64FCA">
        <w:rPr>
          <w:rFonts w:ascii="Arial" w:hAnsi="Arial" w:cs="Arial"/>
          <w:sz w:val="20"/>
          <w:szCs w:val="20"/>
        </w:rPr>
        <w:t xml:space="preserve">After entering the amounts, you will be taken to a </w:t>
      </w:r>
      <w:del w:id="129" w:author="Gaurav Bhattacharya" w:date="2015-01-29T22:07:00Z">
        <w:r w:rsidRPr="00D64FCA" w:rsidDel="00DA3E77">
          <w:rPr>
            <w:rFonts w:ascii="Arial" w:hAnsi="Arial" w:cs="Arial"/>
            <w:sz w:val="20"/>
            <w:szCs w:val="20"/>
          </w:rPr>
          <w:delText xml:space="preserve">validation </w:delText>
        </w:r>
      </w:del>
      <w:ins w:id="130" w:author="Gaurav Bhattacharya" w:date="2015-01-29T22:07:00Z">
        <w:r w:rsidR="00DA3E77">
          <w:rPr>
            <w:rFonts w:ascii="Arial" w:hAnsi="Arial" w:cs="Arial"/>
            <w:sz w:val="20"/>
            <w:szCs w:val="20"/>
          </w:rPr>
          <w:t xml:space="preserve">confirmation </w:t>
        </w:r>
      </w:ins>
      <w:r w:rsidRPr="00D64FCA">
        <w:rPr>
          <w:rFonts w:ascii="Arial" w:hAnsi="Arial" w:cs="Arial"/>
          <w:sz w:val="20"/>
          <w:szCs w:val="20"/>
        </w:rPr>
        <w:t xml:space="preserve">screen where you can ‘Go </w:t>
      </w:r>
      <w:proofErr w:type="gramStart"/>
      <w:r w:rsidRPr="00D64FCA">
        <w:rPr>
          <w:rFonts w:ascii="Arial" w:hAnsi="Arial" w:cs="Arial"/>
          <w:sz w:val="20"/>
          <w:szCs w:val="20"/>
        </w:rPr>
        <w:t>B</w:t>
      </w:r>
      <w:r w:rsidR="000204FE">
        <w:rPr>
          <w:rFonts w:ascii="Arial" w:hAnsi="Arial" w:cs="Arial"/>
          <w:sz w:val="20"/>
          <w:szCs w:val="20"/>
        </w:rPr>
        <w:t>ack</w:t>
      </w:r>
      <w:proofErr w:type="gramEnd"/>
      <w:r w:rsidR="000204FE">
        <w:rPr>
          <w:rFonts w:ascii="Arial" w:hAnsi="Arial" w:cs="Arial"/>
          <w:sz w:val="20"/>
          <w:szCs w:val="20"/>
        </w:rPr>
        <w:t>’ or ‘Confirm’ the amounts.</w:t>
      </w:r>
    </w:p>
    <w:p w14:paraId="7DAFFF24" w14:textId="1B4A2029" w:rsidR="00962CB6" w:rsidRPr="00D64FCA" w:rsidRDefault="00962CB6" w:rsidP="00962CB6">
      <w:pPr>
        <w:pStyle w:val="ListParagraph"/>
        <w:numPr>
          <w:ilvl w:val="0"/>
          <w:numId w:val="9"/>
        </w:numPr>
        <w:rPr>
          <w:rFonts w:ascii="Arial" w:hAnsi="Arial" w:cs="Arial"/>
          <w:sz w:val="20"/>
          <w:szCs w:val="20"/>
        </w:rPr>
      </w:pPr>
      <w:r w:rsidRPr="00D64FCA">
        <w:rPr>
          <w:rFonts w:ascii="Arial" w:hAnsi="Arial" w:cs="Arial"/>
          <w:sz w:val="20"/>
          <w:szCs w:val="20"/>
        </w:rPr>
        <w:lastRenderedPageBreak/>
        <w:t xml:space="preserve">Once you have confirmed the commodities received, you will see the </w:t>
      </w:r>
      <w:commentRangeStart w:id="131"/>
      <w:r w:rsidRPr="00D64FCA">
        <w:rPr>
          <w:rFonts w:ascii="Arial" w:hAnsi="Arial" w:cs="Arial"/>
          <w:sz w:val="20"/>
          <w:szCs w:val="20"/>
        </w:rPr>
        <w:t xml:space="preserve">following </w:t>
      </w:r>
      <w:commentRangeEnd w:id="131"/>
      <w:r w:rsidR="00DA3E77">
        <w:rPr>
          <w:rStyle w:val="CommentReference"/>
        </w:rPr>
        <w:commentReference w:id="131"/>
      </w:r>
      <w:r w:rsidRPr="00D64FCA">
        <w:rPr>
          <w:rFonts w:ascii="Arial" w:hAnsi="Arial" w:cs="Arial"/>
          <w:sz w:val="20"/>
          <w:szCs w:val="20"/>
        </w:rPr>
        <w:t xml:space="preserve">screen as the system is updated and once that is complete, you will be taken back to the ‘Receive’ </w:t>
      </w:r>
      <w:del w:id="132" w:author="Gaurav Bhattacharya" w:date="2015-01-29T22:07:00Z">
        <w:r w:rsidRPr="00D64FCA" w:rsidDel="00DA3E77">
          <w:rPr>
            <w:rFonts w:ascii="Arial" w:hAnsi="Arial" w:cs="Arial"/>
            <w:sz w:val="20"/>
            <w:szCs w:val="20"/>
          </w:rPr>
          <w:delText>home</w:delText>
        </w:r>
      </w:del>
      <w:r w:rsidRPr="00D64FCA">
        <w:rPr>
          <w:rFonts w:ascii="Arial" w:hAnsi="Arial" w:cs="Arial"/>
          <w:sz w:val="20"/>
          <w:szCs w:val="20"/>
        </w:rPr>
        <w:t>page.</w:t>
      </w:r>
    </w:p>
    <w:p w14:paraId="63DC0355" w14:textId="77777777" w:rsidR="00962CB6" w:rsidRPr="00D64FCA" w:rsidRDefault="00962CB6" w:rsidP="00210525">
      <w:pPr>
        <w:pStyle w:val="ListParagraph"/>
        <w:rPr>
          <w:rFonts w:ascii="Arial" w:hAnsi="Arial" w:cs="Arial"/>
          <w:sz w:val="20"/>
          <w:szCs w:val="20"/>
        </w:rPr>
      </w:pPr>
    </w:p>
    <w:p w14:paraId="702F7F8F" w14:textId="68165EB9" w:rsidR="00210525" w:rsidRPr="00D64FCA" w:rsidRDefault="00210525" w:rsidP="00210525">
      <w:pPr>
        <w:rPr>
          <w:rFonts w:ascii="Arial" w:hAnsi="Arial" w:cs="Arial"/>
          <w:sz w:val="20"/>
          <w:szCs w:val="20"/>
        </w:rPr>
      </w:pPr>
      <w:r w:rsidRPr="00D64FCA">
        <w:rPr>
          <w:rFonts w:ascii="Arial" w:hAnsi="Arial" w:cs="Arial"/>
          <w:sz w:val="20"/>
          <w:szCs w:val="20"/>
        </w:rPr>
        <w:t>Note that at the point of selecting the commodities, if you try to select a commodity that cannot be received from a particular source, you will get a message such as the one shown below:</w:t>
      </w:r>
    </w:p>
    <w:p w14:paraId="3D3CC376" w14:textId="1708AD30" w:rsidR="00210525" w:rsidRPr="00D64FCA" w:rsidRDefault="00332228" w:rsidP="00210525">
      <w:pPr>
        <w:rPr>
          <w:rFonts w:ascii="Arial" w:hAnsi="Arial" w:cs="Arial"/>
          <w:sz w:val="20"/>
          <w:szCs w:val="20"/>
        </w:rPr>
      </w:pPr>
      <w:r>
        <w:rPr>
          <w:rFonts w:ascii="Arial" w:hAnsi="Arial" w:cs="Arial"/>
          <w:noProof/>
          <w:sz w:val="20"/>
          <w:szCs w:val="20"/>
        </w:rPr>
        <w:drawing>
          <wp:inline distT="0" distB="0" distL="0" distR="0" wp14:anchorId="7C6ADD80" wp14:editId="71E91CF4">
            <wp:extent cx="5266055" cy="3086735"/>
            <wp:effectExtent l="0" t="0" r="0" b="12065"/>
            <wp:docPr id="25" name="Picture 25" descr="MyHardDrive:Users:ekamara:Desktop:untitled folder:Screenshot_2014-12-31-13-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HardDrive:Users:ekamara:Desktop:untitled folder:Screenshot_2014-12-31-13-01-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6E3025DC" w14:textId="5F447F5C" w:rsidR="00210525" w:rsidRPr="00D64FCA" w:rsidRDefault="00210525" w:rsidP="00210525">
      <w:pPr>
        <w:rPr>
          <w:rFonts w:ascii="Arial" w:hAnsi="Arial" w:cs="Arial"/>
          <w:sz w:val="20"/>
          <w:szCs w:val="20"/>
        </w:rPr>
      </w:pPr>
      <w:r w:rsidRPr="00D64FCA">
        <w:rPr>
          <w:rFonts w:ascii="Arial" w:hAnsi="Arial" w:cs="Arial"/>
          <w:sz w:val="20"/>
          <w:szCs w:val="20"/>
        </w:rPr>
        <w:t>To return to the homepage of the application, tap the home icon in the left</w:t>
      </w:r>
      <w:r w:rsidR="000204FE">
        <w:rPr>
          <w:rFonts w:ascii="Arial" w:hAnsi="Arial" w:cs="Arial"/>
          <w:sz w:val="20"/>
          <w:szCs w:val="20"/>
        </w:rPr>
        <w:t>-</w:t>
      </w:r>
      <w:r w:rsidRPr="00D64FCA">
        <w:rPr>
          <w:rFonts w:ascii="Arial" w:hAnsi="Arial" w:cs="Arial"/>
          <w:sz w:val="20"/>
          <w:szCs w:val="20"/>
        </w:rPr>
        <w:t xml:space="preserve">hand corner of the </w:t>
      </w:r>
      <w:r w:rsidR="000204FE">
        <w:rPr>
          <w:rFonts w:ascii="Arial" w:hAnsi="Arial" w:cs="Arial"/>
          <w:sz w:val="20"/>
          <w:szCs w:val="20"/>
        </w:rPr>
        <w:t>top</w:t>
      </w:r>
      <w:r w:rsidRPr="00D64FCA">
        <w:rPr>
          <w:rFonts w:ascii="Arial" w:hAnsi="Arial" w:cs="Arial"/>
          <w:sz w:val="20"/>
          <w:szCs w:val="20"/>
        </w:rPr>
        <w:t xml:space="preserve"> navigation bar.</w:t>
      </w:r>
    </w:p>
    <w:p w14:paraId="6B4F3218" w14:textId="77777777" w:rsidR="00210525" w:rsidRPr="00D64FCA" w:rsidRDefault="00210525" w:rsidP="00210525">
      <w:pPr>
        <w:rPr>
          <w:rFonts w:ascii="Arial" w:hAnsi="Arial" w:cs="Arial"/>
          <w:sz w:val="20"/>
          <w:szCs w:val="20"/>
        </w:rPr>
      </w:pPr>
    </w:p>
    <w:p w14:paraId="482948FB" w14:textId="6B7A9ACB" w:rsidR="00210525" w:rsidRPr="00D64FCA" w:rsidRDefault="00C046CC" w:rsidP="00210525">
      <w:pPr>
        <w:rPr>
          <w:rFonts w:ascii="Arial" w:hAnsi="Arial" w:cs="Arial"/>
          <w:sz w:val="20"/>
          <w:szCs w:val="20"/>
        </w:rPr>
      </w:pPr>
      <w:ins w:id="133" w:author="Gaurav Bhattacharya" w:date="2015-01-29T22:10:00Z">
        <w:r>
          <w:rPr>
            <w:rFonts w:ascii="Arial" w:hAnsi="Arial" w:cs="Arial"/>
            <w:sz w:val="20"/>
            <w:szCs w:val="20"/>
          </w:rPr>
          <w:t xml:space="preserve">MODULE NAME: </w:t>
        </w:r>
      </w:ins>
      <w:r w:rsidR="00210525" w:rsidRPr="00D64FCA">
        <w:rPr>
          <w:rFonts w:ascii="Arial" w:hAnsi="Arial" w:cs="Arial"/>
          <w:sz w:val="20"/>
          <w:szCs w:val="20"/>
        </w:rPr>
        <w:t xml:space="preserve">LOSSES </w:t>
      </w:r>
      <w:del w:id="134" w:author="Gaurav Bhattacharya" w:date="2015-01-29T22:10:00Z">
        <w:r w:rsidR="00210525" w:rsidRPr="00D64FCA" w:rsidDel="00C046CC">
          <w:rPr>
            <w:rFonts w:ascii="Arial" w:hAnsi="Arial" w:cs="Arial"/>
            <w:sz w:val="20"/>
            <w:szCs w:val="20"/>
          </w:rPr>
          <w:delText>MODULE</w:delText>
        </w:r>
      </w:del>
    </w:p>
    <w:p w14:paraId="72E199ED" w14:textId="528478AB" w:rsidR="00210525" w:rsidRPr="00D64FCA" w:rsidRDefault="00210525" w:rsidP="00210525">
      <w:pPr>
        <w:rPr>
          <w:rFonts w:ascii="Arial" w:hAnsi="Arial" w:cs="Arial"/>
          <w:sz w:val="20"/>
          <w:szCs w:val="20"/>
        </w:rPr>
      </w:pPr>
      <w:r w:rsidRPr="00D64FCA">
        <w:rPr>
          <w:rFonts w:ascii="Arial" w:hAnsi="Arial" w:cs="Arial"/>
          <w:sz w:val="20"/>
          <w:szCs w:val="20"/>
        </w:rPr>
        <w:t>This module is used to record losses in commodities that could happen for a number of different reasons.</w:t>
      </w:r>
    </w:p>
    <w:p w14:paraId="1427B62C" w14:textId="5ABD0C28" w:rsidR="00210525" w:rsidRPr="00D64FCA" w:rsidRDefault="00210525" w:rsidP="00210525">
      <w:pPr>
        <w:rPr>
          <w:rFonts w:ascii="Arial" w:hAnsi="Arial" w:cs="Arial"/>
          <w:sz w:val="20"/>
          <w:szCs w:val="20"/>
        </w:rPr>
      </w:pPr>
      <w:r w:rsidRPr="00D64FCA">
        <w:rPr>
          <w:rFonts w:ascii="Arial" w:hAnsi="Arial" w:cs="Arial"/>
          <w:sz w:val="20"/>
          <w:szCs w:val="20"/>
        </w:rPr>
        <w:br/>
        <w:t>Tap the ‘Losses’ button on the homepage of the application and you will be taken to the following screen:</w:t>
      </w:r>
    </w:p>
    <w:p w14:paraId="2188405C" w14:textId="2778E94A" w:rsidR="00210525" w:rsidRPr="00D64FCA" w:rsidRDefault="00332228" w:rsidP="00210525">
      <w:pPr>
        <w:rPr>
          <w:rFonts w:ascii="Arial" w:hAnsi="Arial" w:cs="Arial"/>
          <w:sz w:val="20"/>
          <w:szCs w:val="20"/>
        </w:rPr>
      </w:pPr>
      <w:r>
        <w:rPr>
          <w:rFonts w:ascii="Arial" w:hAnsi="Arial" w:cs="Arial"/>
          <w:noProof/>
          <w:sz w:val="20"/>
          <w:szCs w:val="20"/>
        </w:rPr>
        <w:drawing>
          <wp:inline distT="0" distB="0" distL="0" distR="0" wp14:anchorId="74CD970F" wp14:editId="51E05DBC">
            <wp:extent cx="5266055" cy="3086735"/>
            <wp:effectExtent l="0" t="0" r="0" b="12065"/>
            <wp:docPr id="26" name="Picture 26" descr="MyHardDrive:Users:ekamara:Desktop:untitled folder:Screenshot_2014-12-31-13-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HardDrive:Users:ekamara:Desktop:untitled folder:Screenshot_2014-12-31-13-03-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1252FCF9" w14:textId="67160C24" w:rsidR="00210525" w:rsidRPr="00D64FCA" w:rsidRDefault="00210525" w:rsidP="00210525">
      <w:pPr>
        <w:rPr>
          <w:rFonts w:ascii="Arial" w:hAnsi="Arial" w:cs="Arial"/>
          <w:sz w:val="20"/>
          <w:szCs w:val="20"/>
        </w:rPr>
      </w:pPr>
      <w:r w:rsidRPr="00D64FCA">
        <w:rPr>
          <w:rFonts w:ascii="Arial" w:hAnsi="Arial" w:cs="Arial"/>
          <w:sz w:val="20"/>
          <w:szCs w:val="20"/>
        </w:rPr>
        <w:t>Add the commodities whose losses you want to record by following the same procedure outlined in the previous sections.</w:t>
      </w:r>
    </w:p>
    <w:p w14:paraId="31716AAC" w14:textId="77777777" w:rsidR="00210525" w:rsidRPr="00D64FCA" w:rsidRDefault="00210525" w:rsidP="00210525">
      <w:pPr>
        <w:rPr>
          <w:rFonts w:ascii="Arial" w:hAnsi="Arial" w:cs="Arial"/>
          <w:sz w:val="20"/>
          <w:szCs w:val="20"/>
        </w:rPr>
      </w:pPr>
    </w:p>
    <w:p w14:paraId="02990335" w14:textId="3BA07239" w:rsidR="00DC570E" w:rsidRDefault="00DC570E" w:rsidP="00210525">
      <w:pPr>
        <w:rPr>
          <w:ins w:id="135" w:author="Gaurav Bhattacharya" w:date="2015-01-29T22:11:00Z"/>
          <w:rFonts w:ascii="Arial" w:hAnsi="Arial" w:cs="Arial"/>
          <w:sz w:val="20"/>
          <w:szCs w:val="20"/>
        </w:rPr>
      </w:pPr>
      <w:r w:rsidRPr="00D64FCA">
        <w:rPr>
          <w:rFonts w:ascii="Arial" w:hAnsi="Arial" w:cs="Arial"/>
          <w:sz w:val="20"/>
          <w:szCs w:val="20"/>
        </w:rPr>
        <w:lastRenderedPageBreak/>
        <w:t xml:space="preserve">The commodities that have been added to the display will have three input boxes labeled </w:t>
      </w:r>
      <w:commentRangeStart w:id="136"/>
      <w:r w:rsidRPr="00D64FCA">
        <w:rPr>
          <w:rFonts w:ascii="Arial" w:hAnsi="Arial" w:cs="Arial"/>
          <w:sz w:val="20"/>
          <w:szCs w:val="20"/>
        </w:rPr>
        <w:t xml:space="preserve">‘Expired’, Wastage and Missing </w:t>
      </w:r>
      <w:commentRangeEnd w:id="136"/>
      <w:r w:rsidR="00E26EE9">
        <w:rPr>
          <w:rStyle w:val="CommentReference"/>
        </w:rPr>
        <w:commentReference w:id="136"/>
      </w:r>
      <w:r w:rsidRPr="00D64FCA">
        <w:rPr>
          <w:rFonts w:ascii="Arial" w:hAnsi="Arial" w:cs="Arial"/>
          <w:sz w:val="20"/>
          <w:szCs w:val="20"/>
        </w:rPr>
        <w:t xml:space="preserve">respectively. Enter the amounts of the commodity that have been lost to these reasons in their respective boxes. </w:t>
      </w:r>
    </w:p>
    <w:p w14:paraId="59916092" w14:textId="4E8CD218" w:rsidR="00C046CC" w:rsidRPr="00D64FCA" w:rsidRDefault="00C046CC" w:rsidP="00210525">
      <w:pPr>
        <w:rPr>
          <w:rFonts w:ascii="Arial" w:hAnsi="Arial" w:cs="Arial"/>
          <w:sz w:val="20"/>
          <w:szCs w:val="20"/>
        </w:rPr>
      </w:pPr>
      <w:ins w:id="137" w:author="Gaurav Bhattacharya" w:date="2015-01-29T22:12:00Z">
        <w:r>
          <w:rPr>
            <w:rFonts w:ascii="Arial" w:hAnsi="Arial" w:cs="Arial"/>
            <w:sz w:val="20"/>
            <w:szCs w:val="20"/>
          </w:rPr>
          <w:t xml:space="preserve">Enter zero (0) </w:t>
        </w:r>
      </w:ins>
      <w:ins w:id="138" w:author="Gaurav Bhattacharya" w:date="2015-01-29T22:11:00Z">
        <w:r>
          <w:rPr>
            <w:rFonts w:ascii="Arial" w:hAnsi="Arial" w:cs="Arial"/>
            <w:sz w:val="20"/>
            <w:szCs w:val="20"/>
          </w:rPr>
          <w:t>if you do not have losses in one or two of the three categories</w:t>
        </w:r>
      </w:ins>
      <w:ins w:id="139" w:author="Gaurav Bhattacharya" w:date="2015-01-29T22:12:00Z">
        <w:r>
          <w:rPr>
            <w:rFonts w:ascii="Arial" w:hAnsi="Arial" w:cs="Arial"/>
            <w:sz w:val="20"/>
            <w:szCs w:val="20"/>
          </w:rPr>
          <w:t xml:space="preserve"> of loss</w:t>
        </w:r>
      </w:ins>
      <w:ins w:id="140" w:author="Gaurav Bhattacharya" w:date="2015-01-29T22:11:00Z">
        <w:r>
          <w:rPr>
            <w:rFonts w:ascii="Arial" w:hAnsi="Arial" w:cs="Arial"/>
            <w:sz w:val="20"/>
            <w:szCs w:val="20"/>
          </w:rPr>
          <w:t xml:space="preserve">. </w:t>
        </w:r>
      </w:ins>
    </w:p>
    <w:p w14:paraId="0822D70B" w14:textId="77777777" w:rsidR="00DC570E" w:rsidRDefault="00DC570E" w:rsidP="00210525">
      <w:pPr>
        <w:rPr>
          <w:rFonts w:ascii="Arial" w:hAnsi="Arial" w:cs="Arial"/>
          <w:sz w:val="20"/>
          <w:szCs w:val="20"/>
        </w:rPr>
      </w:pPr>
    </w:p>
    <w:p w14:paraId="3C721B0D" w14:textId="2282C914" w:rsidR="00B75A3E" w:rsidRPr="00D64FCA" w:rsidRDefault="00B75A3E" w:rsidP="00210525">
      <w:pPr>
        <w:rPr>
          <w:rFonts w:ascii="Arial" w:hAnsi="Arial" w:cs="Arial"/>
          <w:sz w:val="20"/>
          <w:szCs w:val="20"/>
        </w:rPr>
      </w:pPr>
      <w:r>
        <w:rPr>
          <w:rFonts w:ascii="Arial" w:hAnsi="Arial" w:cs="Arial"/>
          <w:noProof/>
          <w:sz w:val="20"/>
          <w:szCs w:val="20"/>
        </w:rPr>
        <w:drawing>
          <wp:inline distT="0" distB="0" distL="0" distR="0" wp14:anchorId="7B64A891" wp14:editId="52159F08">
            <wp:extent cx="5266055" cy="3086735"/>
            <wp:effectExtent l="0" t="0" r="0" b="12065"/>
            <wp:docPr id="27" name="Picture 27" descr="MyHardDrive:Users:ekamara:Desktop:untitled folder:Screenshot_2014-12-31-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yHardDrive:Users:ekamara:Desktop:untitled folder:Screenshot_2014-12-31-13-0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2417A3E2" w14:textId="3AA7AF8B" w:rsidR="00DC570E" w:rsidRDefault="00DC570E" w:rsidP="00DC570E">
      <w:pPr>
        <w:rPr>
          <w:rFonts w:ascii="Arial" w:hAnsi="Arial" w:cs="Arial"/>
          <w:sz w:val="20"/>
          <w:szCs w:val="20"/>
        </w:rPr>
      </w:pPr>
      <w:r w:rsidRPr="00D64FCA">
        <w:rPr>
          <w:rFonts w:ascii="Arial" w:hAnsi="Arial" w:cs="Arial"/>
          <w:sz w:val="20"/>
          <w:szCs w:val="20"/>
        </w:rPr>
        <w:t xml:space="preserve">After entering the amounts and tapping ‘Submit’, you will be taken to a validation screen where you can ‘Go </w:t>
      </w:r>
      <w:proofErr w:type="gramStart"/>
      <w:r w:rsidRPr="00D64FCA">
        <w:rPr>
          <w:rFonts w:ascii="Arial" w:hAnsi="Arial" w:cs="Arial"/>
          <w:sz w:val="20"/>
          <w:szCs w:val="20"/>
        </w:rPr>
        <w:t>B</w:t>
      </w:r>
      <w:r w:rsidR="000204FE">
        <w:rPr>
          <w:rFonts w:ascii="Arial" w:hAnsi="Arial" w:cs="Arial"/>
          <w:sz w:val="20"/>
          <w:szCs w:val="20"/>
        </w:rPr>
        <w:t>ack</w:t>
      </w:r>
      <w:proofErr w:type="gramEnd"/>
      <w:r w:rsidR="000204FE">
        <w:rPr>
          <w:rFonts w:ascii="Arial" w:hAnsi="Arial" w:cs="Arial"/>
          <w:sz w:val="20"/>
          <w:szCs w:val="20"/>
        </w:rPr>
        <w:t>’ or ‘Confirm’ the amounts.</w:t>
      </w:r>
    </w:p>
    <w:p w14:paraId="649A7640" w14:textId="77777777" w:rsidR="00332228" w:rsidRPr="00D64FCA" w:rsidRDefault="00332228" w:rsidP="00DC570E">
      <w:pPr>
        <w:rPr>
          <w:rFonts w:ascii="Arial" w:hAnsi="Arial" w:cs="Arial"/>
          <w:sz w:val="20"/>
          <w:szCs w:val="20"/>
        </w:rPr>
      </w:pPr>
    </w:p>
    <w:p w14:paraId="24FEFD98" w14:textId="7F6216C6" w:rsidR="00DC570E" w:rsidRPr="00D64FCA" w:rsidRDefault="00B75A3E" w:rsidP="00DC570E">
      <w:pPr>
        <w:rPr>
          <w:rFonts w:ascii="Arial" w:hAnsi="Arial" w:cs="Arial"/>
          <w:sz w:val="20"/>
          <w:szCs w:val="20"/>
        </w:rPr>
      </w:pPr>
      <w:r>
        <w:rPr>
          <w:rFonts w:ascii="Arial" w:hAnsi="Arial" w:cs="Arial"/>
          <w:noProof/>
          <w:sz w:val="20"/>
          <w:szCs w:val="20"/>
        </w:rPr>
        <w:drawing>
          <wp:inline distT="0" distB="0" distL="0" distR="0" wp14:anchorId="65EFDC91" wp14:editId="63B3AF89">
            <wp:extent cx="5266055" cy="3086735"/>
            <wp:effectExtent l="0" t="0" r="0" b="12065"/>
            <wp:docPr id="28" name="Picture 28" descr="MyHardDrive:Users:ekamara:Desktop:untitled folder:Screenshot_2014-12-31-14-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HardDrive:Users:ekamara:Desktop:untitled folder:Screenshot_2014-12-31-14-49-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00E158CA" w14:textId="10C79E0D" w:rsidR="00226062" w:rsidRPr="00D64FCA" w:rsidRDefault="00DC570E" w:rsidP="00DC570E">
      <w:pPr>
        <w:rPr>
          <w:rFonts w:ascii="Arial" w:hAnsi="Arial" w:cs="Arial"/>
          <w:sz w:val="20"/>
          <w:szCs w:val="20"/>
        </w:rPr>
      </w:pPr>
      <w:r w:rsidRPr="00D64FCA">
        <w:rPr>
          <w:rFonts w:ascii="Arial" w:hAnsi="Arial" w:cs="Arial"/>
          <w:sz w:val="20"/>
          <w:szCs w:val="20"/>
        </w:rPr>
        <w:t xml:space="preserve">Once you have confirmed the commodities lost, you will see the </w:t>
      </w:r>
      <w:commentRangeStart w:id="141"/>
      <w:r w:rsidRPr="00D64FCA">
        <w:rPr>
          <w:rFonts w:ascii="Arial" w:hAnsi="Arial" w:cs="Arial"/>
          <w:sz w:val="20"/>
          <w:szCs w:val="20"/>
        </w:rPr>
        <w:t xml:space="preserve">following </w:t>
      </w:r>
      <w:commentRangeEnd w:id="141"/>
      <w:r w:rsidR="00C046CC">
        <w:rPr>
          <w:rStyle w:val="CommentReference"/>
        </w:rPr>
        <w:commentReference w:id="141"/>
      </w:r>
      <w:r w:rsidRPr="00D64FCA">
        <w:rPr>
          <w:rFonts w:ascii="Arial" w:hAnsi="Arial" w:cs="Arial"/>
          <w:sz w:val="20"/>
          <w:szCs w:val="20"/>
        </w:rPr>
        <w:t xml:space="preserve">screen as the system is updated and once that is complete, you will be taken back to the ‘Losses’ </w:t>
      </w:r>
      <w:del w:id="142" w:author="Gaurav Bhattacharya" w:date="2015-01-29T22:14:00Z">
        <w:r w:rsidRPr="00D64FCA" w:rsidDel="00C046CC">
          <w:rPr>
            <w:rFonts w:ascii="Arial" w:hAnsi="Arial" w:cs="Arial"/>
            <w:sz w:val="20"/>
            <w:szCs w:val="20"/>
          </w:rPr>
          <w:delText>home</w:delText>
        </w:r>
      </w:del>
      <w:r w:rsidRPr="00D64FCA">
        <w:rPr>
          <w:rFonts w:ascii="Arial" w:hAnsi="Arial" w:cs="Arial"/>
          <w:sz w:val="20"/>
          <w:szCs w:val="20"/>
        </w:rPr>
        <w:t>page</w:t>
      </w:r>
    </w:p>
    <w:p w14:paraId="0E697D2A" w14:textId="77777777" w:rsidR="00226062" w:rsidRPr="00D64FCA" w:rsidRDefault="00226062" w:rsidP="002853A5">
      <w:pPr>
        <w:rPr>
          <w:rFonts w:ascii="Arial" w:hAnsi="Arial" w:cs="Arial"/>
          <w:sz w:val="20"/>
          <w:szCs w:val="20"/>
        </w:rPr>
      </w:pPr>
    </w:p>
    <w:p w14:paraId="34D794A7" w14:textId="498C8176" w:rsidR="00DC570E" w:rsidRPr="00D64FCA" w:rsidRDefault="00DC570E" w:rsidP="00DC570E">
      <w:pPr>
        <w:rPr>
          <w:rFonts w:ascii="Arial" w:hAnsi="Arial" w:cs="Arial"/>
          <w:sz w:val="20"/>
          <w:szCs w:val="20"/>
        </w:rPr>
      </w:pPr>
      <w:r w:rsidRPr="00D64FCA">
        <w:rPr>
          <w:rFonts w:ascii="Arial" w:hAnsi="Arial" w:cs="Arial"/>
          <w:sz w:val="20"/>
          <w:szCs w:val="20"/>
        </w:rPr>
        <w:t>To return to the homepage of the application, tap the home icon in the left</w:t>
      </w:r>
      <w:r w:rsidR="000204FE">
        <w:rPr>
          <w:rFonts w:ascii="Arial" w:hAnsi="Arial" w:cs="Arial"/>
          <w:sz w:val="20"/>
          <w:szCs w:val="20"/>
        </w:rPr>
        <w:t>-</w:t>
      </w:r>
      <w:r w:rsidRPr="00D64FCA">
        <w:rPr>
          <w:rFonts w:ascii="Arial" w:hAnsi="Arial" w:cs="Arial"/>
          <w:sz w:val="20"/>
          <w:szCs w:val="20"/>
        </w:rPr>
        <w:t xml:space="preserve">hand corner of the </w:t>
      </w:r>
      <w:r w:rsidR="000204FE">
        <w:rPr>
          <w:rFonts w:ascii="Arial" w:hAnsi="Arial" w:cs="Arial"/>
          <w:sz w:val="20"/>
          <w:szCs w:val="20"/>
        </w:rPr>
        <w:t>top</w:t>
      </w:r>
      <w:r w:rsidRPr="00D64FCA">
        <w:rPr>
          <w:rFonts w:ascii="Arial" w:hAnsi="Arial" w:cs="Arial"/>
          <w:sz w:val="20"/>
          <w:szCs w:val="20"/>
        </w:rPr>
        <w:t xml:space="preserve"> navigation </w:t>
      </w:r>
      <w:commentRangeStart w:id="143"/>
      <w:r w:rsidRPr="00D64FCA">
        <w:rPr>
          <w:rFonts w:ascii="Arial" w:hAnsi="Arial" w:cs="Arial"/>
          <w:sz w:val="20"/>
          <w:szCs w:val="20"/>
        </w:rPr>
        <w:t>bar</w:t>
      </w:r>
      <w:commentRangeEnd w:id="143"/>
      <w:r w:rsidR="00C046CC">
        <w:rPr>
          <w:rStyle w:val="CommentReference"/>
        </w:rPr>
        <w:commentReference w:id="143"/>
      </w:r>
      <w:r w:rsidRPr="00D64FCA">
        <w:rPr>
          <w:rFonts w:ascii="Arial" w:hAnsi="Arial" w:cs="Arial"/>
          <w:sz w:val="20"/>
          <w:szCs w:val="20"/>
        </w:rPr>
        <w:t>.</w:t>
      </w:r>
    </w:p>
    <w:p w14:paraId="02EC0DBC" w14:textId="77777777" w:rsidR="00DC570E" w:rsidRPr="00D64FCA" w:rsidRDefault="00DC570E" w:rsidP="002853A5">
      <w:pPr>
        <w:rPr>
          <w:rFonts w:ascii="Arial" w:hAnsi="Arial" w:cs="Arial"/>
          <w:sz w:val="20"/>
          <w:szCs w:val="20"/>
        </w:rPr>
      </w:pPr>
    </w:p>
    <w:p w14:paraId="374E1ECE" w14:textId="77777777" w:rsidR="000204FE" w:rsidRDefault="000204FE">
      <w:pPr>
        <w:rPr>
          <w:rFonts w:ascii="Arial" w:hAnsi="Arial" w:cs="Arial"/>
          <w:sz w:val="20"/>
          <w:szCs w:val="20"/>
        </w:rPr>
      </w:pPr>
      <w:r>
        <w:rPr>
          <w:rFonts w:ascii="Arial" w:hAnsi="Arial" w:cs="Arial"/>
          <w:sz w:val="20"/>
          <w:szCs w:val="20"/>
        </w:rPr>
        <w:br w:type="page"/>
      </w:r>
    </w:p>
    <w:p w14:paraId="4D6E9CB7" w14:textId="0B70CF6F" w:rsidR="00DC570E" w:rsidRPr="00D64FCA" w:rsidRDefault="00C046CC" w:rsidP="002853A5">
      <w:pPr>
        <w:rPr>
          <w:rFonts w:ascii="Arial" w:hAnsi="Arial" w:cs="Arial"/>
          <w:sz w:val="20"/>
          <w:szCs w:val="20"/>
        </w:rPr>
      </w:pPr>
      <w:ins w:id="144" w:author="Gaurav Bhattacharya" w:date="2015-01-29T22:17:00Z">
        <w:r>
          <w:rPr>
            <w:rFonts w:ascii="Arial" w:hAnsi="Arial" w:cs="Arial"/>
            <w:sz w:val="20"/>
            <w:szCs w:val="20"/>
          </w:rPr>
          <w:lastRenderedPageBreak/>
          <w:t xml:space="preserve">MODULE NAME: </w:t>
        </w:r>
      </w:ins>
      <w:r w:rsidR="00DC570E" w:rsidRPr="00D64FCA">
        <w:rPr>
          <w:rFonts w:ascii="Arial" w:hAnsi="Arial" w:cs="Arial"/>
          <w:sz w:val="20"/>
          <w:szCs w:val="20"/>
        </w:rPr>
        <w:t xml:space="preserve">ADJUSTMENTS </w:t>
      </w:r>
      <w:del w:id="145" w:author="Gaurav Bhattacharya" w:date="2015-01-29T22:17:00Z">
        <w:r w:rsidR="00DC570E" w:rsidRPr="00D64FCA" w:rsidDel="00C046CC">
          <w:rPr>
            <w:rFonts w:ascii="Arial" w:hAnsi="Arial" w:cs="Arial"/>
            <w:sz w:val="20"/>
            <w:szCs w:val="20"/>
          </w:rPr>
          <w:delText>MODULE</w:delText>
        </w:r>
      </w:del>
    </w:p>
    <w:p w14:paraId="277F055A" w14:textId="61B3F5C0" w:rsidR="00DC570E" w:rsidRPr="00D64FCA" w:rsidRDefault="00DC570E" w:rsidP="002853A5">
      <w:pPr>
        <w:rPr>
          <w:rFonts w:ascii="Arial" w:hAnsi="Arial" w:cs="Arial"/>
          <w:sz w:val="20"/>
          <w:szCs w:val="20"/>
        </w:rPr>
      </w:pPr>
      <w:r w:rsidRPr="00D64FCA">
        <w:rPr>
          <w:rFonts w:ascii="Arial" w:hAnsi="Arial" w:cs="Arial"/>
          <w:sz w:val="20"/>
          <w:szCs w:val="20"/>
        </w:rPr>
        <w:t>This module is used to make adjustments to the stock on hand of the different commodities. Changes in stock can be either positive or negative and are caused by four</w:t>
      </w:r>
      <w:del w:id="146" w:author="Lakshmi Balachandran" w:date="2015-01-09T12:47:00Z">
        <w:r w:rsidRPr="00D64FCA" w:rsidDel="00E26EE9">
          <w:rPr>
            <w:rFonts w:ascii="Arial" w:hAnsi="Arial" w:cs="Arial"/>
            <w:sz w:val="20"/>
            <w:szCs w:val="20"/>
          </w:rPr>
          <w:delText>(4)</w:delText>
        </w:r>
      </w:del>
      <w:r w:rsidRPr="00D64FCA">
        <w:rPr>
          <w:rFonts w:ascii="Arial" w:hAnsi="Arial" w:cs="Arial"/>
          <w:sz w:val="20"/>
          <w:szCs w:val="20"/>
        </w:rPr>
        <w:t xml:space="preserve"> reasons:</w:t>
      </w:r>
    </w:p>
    <w:p w14:paraId="6072697C" w14:textId="7441060C" w:rsidR="00DC570E" w:rsidRPr="00D64FCA" w:rsidRDefault="00DC570E" w:rsidP="00DC570E">
      <w:pPr>
        <w:pStyle w:val="ListParagraph"/>
        <w:numPr>
          <w:ilvl w:val="0"/>
          <w:numId w:val="10"/>
        </w:numPr>
        <w:rPr>
          <w:rFonts w:ascii="Arial" w:hAnsi="Arial" w:cs="Arial"/>
          <w:sz w:val="20"/>
          <w:szCs w:val="20"/>
        </w:rPr>
      </w:pPr>
      <w:r w:rsidRPr="00D64FCA">
        <w:rPr>
          <w:rFonts w:ascii="Arial" w:hAnsi="Arial" w:cs="Arial"/>
          <w:sz w:val="20"/>
          <w:szCs w:val="20"/>
        </w:rPr>
        <w:t>Physical count is undertaken</w:t>
      </w:r>
    </w:p>
    <w:p w14:paraId="4AE5FDA8" w14:textId="03C395A3" w:rsidR="00DC570E" w:rsidRPr="00D64FCA" w:rsidRDefault="00DC570E" w:rsidP="00DC570E">
      <w:pPr>
        <w:pStyle w:val="ListParagraph"/>
        <w:numPr>
          <w:ilvl w:val="0"/>
          <w:numId w:val="10"/>
        </w:numPr>
        <w:rPr>
          <w:rFonts w:ascii="Arial" w:hAnsi="Arial" w:cs="Arial"/>
          <w:sz w:val="20"/>
          <w:szCs w:val="20"/>
        </w:rPr>
      </w:pPr>
      <w:r w:rsidRPr="00D64FCA">
        <w:rPr>
          <w:rFonts w:ascii="Arial" w:hAnsi="Arial" w:cs="Arial"/>
          <w:sz w:val="20"/>
          <w:szCs w:val="20"/>
        </w:rPr>
        <w:t>Commodities are received from another facility</w:t>
      </w:r>
    </w:p>
    <w:p w14:paraId="4FE79ECA" w14:textId="7C76D1AE" w:rsidR="00DC570E" w:rsidRPr="00D64FCA" w:rsidRDefault="00DC570E" w:rsidP="00DC570E">
      <w:pPr>
        <w:pStyle w:val="ListParagraph"/>
        <w:numPr>
          <w:ilvl w:val="0"/>
          <w:numId w:val="10"/>
        </w:numPr>
        <w:rPr>
          <w:rFonts w:ascii="Arial" w:hAnsi="Arial" w:cs="Arial"/>
          <w:sz w:val="20"/>
          <w:szCs w:val="20"/>
        </w:rPr>
      </w:pPr>
      <w:r w:rsidRPr="00D64FCA">
        <w:rPr>
          <w:rFonts w:ascii="Arial" w:hAnsi="Arial" w:cs="Arial"/>
          <w:sz w:val="20"/>
          <w:szCs w:val="20"/>
        </w:rPr>
        <w:t>Commodities are sent to another facility</w:t>
      </w:r>
    </w:p>
    <w:p w14:paraId="01503110" w14:textId="24C64AA9" w:rsidR="00DC570E" w:rsidRPr="00D64FCA" w:rsidRDefault="00DC570E" w:rsidP="00DC570E">
      <w:pPr>
        <w:pStyle w:val="ListParagraph"/>
        <w:numPr>
          <w:ilvl w:val="0"/>
          <w:numId w:val="10"/>
        </w:numPr>
        <w:rPr>
          <w:rFonts w:ascii="Arial" w:hAnsi="Arial" w:cs="Arial"/>
          <w:sz w:val="20"/>
          <w:szCs w:val="20"/>
        </w:rPr>
      </w:pPr>
      <w:r w:rsidRPr="00D64FCA">
        <w:rPr>
          <w:rFonts w:ascii="Arial" w:hAnsi="Arial" w:cs="Arial"/>
          <w:sz w:val="20"/>
          <w:szCs w:val="20"/>
        </w:rPr>
        <w:t>Commodities are returned to the LGA</w:t>
      </w:r>
    </w:p>
    <w:p w14:paraId="7556FA1E" w14:textId="77777777" w:rsidR="00DC570E" w:rsidRPr="00D64FCA" w:rsidRDefault="00DC570E" w:rsidP="00DC570E">
      <w:pPr>
        <w:rPr>
          <w:rFonts w:ascii="Arial" w:hAnsi="Arial" w:cs="Arial"/>
          <w:sz w:val="20"/>
          <w:szCs w:val="20"/>
        </w:rPr>
      </w:pPr>
    </w:p>
    <w:p w14:paraId="2F05C969" w14:textId="473C6CFD" w:rsidR="00DC570E" w:rsidRPr="00D64FCA" w:rsidRDefault="00DC570E" w:rsidP="00DC570E">
      <w:pPr>
        <w:rPr>
          <w:rFonts w:ascii="Arial" w:hAnsi="Arial" w:cs="Arial"/>
          <w:sz w:val="20"/>
          <w:szCs w:val="20"/>
        </w:rPr>
      </w:pPr>
      <w:r w:rsidRPr="00D64FCA">
        <w:rPr>
          <w:rFonts w:ascii="Arial" w:hAnsi="Arial" w:cs="Arial"/>
          <w:sz w:val="20"/>
          <w:szCs w:val="20"/>
        </w:rPr>
        <w:t>When you first navigate to the Adjustments module</w:t>
      </w:r>
      <w:r w:rsidR="000204FE">
        <w:rPr>
          <w:rFonts w:ascii="Arial" w:hAnsi="Arial" w:cs="Arial"/>
          <w:sz w:val="20"/>
          <w:szCs w:val="20"/>
        </w:rPr>
        <w:t xml:space="preserve"> </w:t>
      </w:r>
      <w:r w:rsidRPr="00D64FCA">
        <w:rPr>
          <w:rFonts w:ascii="Arial" w:hAnsi="Arial" w:cs="Arial"/>
          <w:sz w:val="20"/>
          <w:szCs w:val="20"/>
        </w:rPr>
        <w:t>by tapping ‘Adjustments’ on the application home page, you will be presented with a screen that look</w:t>
      </w:r>
      <w:r w:rsidR="000204FE">
        <w:rPr>
          <w:rFonts w:ascii="Arial" w:hAnsi="Arial" w:cs="Arial"/>
          <w:sz w:val="20"/>
          <w:szCs w:val="20"/>
        </w:rPr>
        <w:t>s</w:t>
      </w:r>
      <w:r w:rsidRPr="00D64FCA">
        <w:rPr>
          <w:rFonts w:ascii="Arial" w:hAnsi="Arial" w:cs="Arial"/>
          <w:sz w:val="20"/>
          <w:szCs w:val="20"/>
        </w:rPr>
        <w:t xml:space="preserve"> like the following:</w:t>
      </w:r>
    </w:p>
    <w:p w14:paraId="5B201747" w14:textId="26E0B624" w:rsidR="00DC570E" w:rsidRPr="00D64FCA" w:rsidRDefault="00B75A3E" w:rsidP="00DC570E">
      <w:pPr>
        <w:rPr>
          <w:rFonts w:ascii="Arial" w:hAnsi="Arial" w:cs="Arial"/>
          <w:sz w:val="20"/>
          <w:szCs w:val="20"/>
        </w:rPr>
      </w:pPr>
      <w:r>
        <w:rPr>
          <w:rFonts w:ascii="Arial" w:hAnsi="Arial" w:cs="Arial"/>
          <w:noProof/>
          <w:sz w:val="20"/>
          <w:szCs w:val="20"/>
        </w:rPr>
        <w:drawing>
          <wp:inline distT="0" distB="0" distL="0" distR="0" wp14:anchorId="26B97EED" wp14:editId="2E9BB7A3">
            <wp:extent cx="5266055" cy="3086735"/>
            <wp:effectExtent l="0" t="0" r="0" b="12065"/>
            <wp:docPr id="29" name="Picture 29" descr="MyHardDrive:Users:ekamara:Desktop:untitled folder:Screenshot_2014-12-31-1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HardDrive:Users:ekamara:Desktop:untitled folder:Screenshot_2014-12-31-14-52-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1109B5E" w14:textId="77777777" w:rsidR="00B75A3E" w:rsidRPr="00D64FCA" w:rsidRDefault="00B75A3E" w:rsidP="00DC570E">
      <w:pPr>
        <w:rPr>
          <w:rFonts w:ascii="Arial" w:hAnsi="Arial" w:cs="Arial"/>
          <w:sz w:val="20"/>
          <w:szCs w:val="20"/>
        </w:rPr>
      </w:pPr>
    </w:p>
    <w:p w14:paraId="2EA24A27" w14:textId="38565C65" w:rsidR="002979CE" w:rsidRPr="00D64FCA" w:rsidRDefault="00DC570E" w:rsidP="00DC570E">
      <w:pPr>
        <w:rPr>
          <w:rFonts w:ascii="Arial" w:hAnsi="Arial" w:cs="Arial"/>
          <w:sz w:val="20"/>
          <w:szCs w:val="20"/>
        </w:rPr>
      </w:pPr>
      <w:r w:rsidRPr="00D64FCA">
        <w:rPr>
          <w:rFonts w:ascii="Arial" w:hAnsi="Arial" w:cs="Arial"/>
          <w:sz w:val="20"/>
          <w:szCs w:val="20"/>
        </w:rPr>
        <w:t xml:space="preserve">To make an adjustment to the stock, start by tapping ‘Select reason’ which will produce a </w:t>
      </w:r>
      <w:r w:rsidR="002979CE" w:rsidRPr="00D64FCA">
        <w:rPr>
          <w:rFonts w:ascii="Arial" w:hAnsi="Arial" w:cs="Arial"/>
          <w:sz w:val="20"/>
          <w:szCs w:val="20"/>
        </w:rPr>
        <w:t xml:space="preserve">drop down list of possible reasons from which you can choose. </w:t>
      </w:r>
    </w:p>
    <w:p w14:paraId="5BFE5AA3" w14:textId="77777777" w:rsidR="002979CE" w:rsidRDefault="002979CE" w:rsidP="00DC570E">
      <w:pPr>
        <w:rPr>
          <w:rFonts w:ascii="Arial" w:hAnsi="Arial" w:cs="Arial"/>
          <w:sz w:val="20"/>
          <w:szCs w:val="20"/>
        </w:rPr>
      </w:pPr>
    </w:p>
    <w:p w14:paraId="15B85953" w14:textId="0871E49B" w:rsidR="00B75A3E" w:rsidRPr="00D64FCA" w:rsidRDefault="00B75A3E" w:rsidP="00DC570E">
      <w:pPr>
        <w:rPr>
          <w:rFonts w:ascii="Arial" w:hAnsi="Arial" w:cs="Arial"/>
          <w:sz w:val="20"/>
          <w:szCs w:val="20"/>
        </w:rPr>
      </w:pPr>
      <w:r>
        <w:rPr>
          <w:rFonts w:ascii="Arial" w:hAnsi="Arial" w:cs="Arial"/>
          <w:noProof/>
          <w:sz w:val="20"/>
          <w:szCs w:val="20"/>
        </w:rPr>
        <w:drawing>
          <wp:inline distT="0" distB="0" distL="0" distR="0" wp14:anchorId="3D5025A2" wp14:editId="56AB65EC">
            <wp:extent cx="5266055" cy="3086735"/>
            <wp:effectExtent l="0" t="0" r="0" b="12065"/>
            <wp:docPr id="30" name="Picture 30" descr="MyHardDrive:Users:ekamara:Desktop:untitled folder:Screenshot_2014-12-31-14-5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HardDrive:Users:ekamara:Desktop:untitled folder:Screenshot_2014-12-31-14-53-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2C697BCF" w14:textId="60A7456C" w:rsidR="002979CE" w:rsidRPr="00D64FCA" w:rsidRDefault="002979CE" w:rsidP="00DC570E">
      <w:pPr>
        <w:rPr>
          <w:rFonts w:ascii="Arial" w:hAnsi="Arial" w:cs="Arial"/>
          <w:sz w:val="20"/>
          <w:szCs w:val="20"/>
        </w:rPr>
      </w:pPr>
      <w:r w:rsidRPr="00D64FCA">
        <w:rPr>
          <w:rFonts w:ascii="Arial" w:hAnsi="Arial" w:cs="Arial"/>
          <w:sz w:val="20"/>
          <w:szCs w:val="20"/>
        </w:rPr>
        <w:t>Choose the applicable reason and then go ahead and select the commodities whose stock on hand you want to adjust by using either the search box or by browsing to the commodities through the programs.</w:t>
      </w:r>
    </w:p>
    <w:p w14:paraId="3E947708" w14:textId="77777777" w:rsidR="002979CE" w:rsidRPr="00D64FCA" w:rsidRDefault="002979CE" w:rsidP="00DC570E">
      <w:pPr>
        <w:rPr>
          <w:rFonts w:ascii="Arial" w:hAnsi="Arial" w:cs="Arial"/>
          <w:sz w:val="20"/>
          <w:szCs w:val="20"/>
        </w:rPr>
      </w:pPr>
    </w:p>
    <w:p w14:paraId="0C1F2012" w14:textId="2D8A3E10" w:rsidR="002979CE" w:rsidRPr="00D64FCA" w:rsidRDefault="002979CE" w:rsidP="00DC570E">
      <w:pPr>
        <w:rPr>
          <w:rFonts w:ascii="Arial" w:hAnsi="Arial" w:cs="Arial"/>
          <w:sz w:val="20"/>
          <w:szCs w:val="20"/>
        </w:rPr>
      </w:pPr>
      <w:r w:rsidRPr="00D64FCA">
        <w:rPr>
          <w:rFonts w:ascii="Arial" w:hAnsi="Arial" w:cs="Arial"/>
          <w:sz w:val="20"/>
          <w:szCs w:val="20"/>
        </w:rPr>
        <w:lastRenderedPageBreak/>
        <w:t>The display of the added commodities will differ based on the reason for adjustment selected:</w:t>
      </w:r>
    </w:p>
    <w:p w14:paraId="463D0233" w14:textId="77777777" w:rsidR="002979CE" w:rsidRPr="00D64FCA" w:rsidRDefault="002979CE" w:rsidP="00DC570E">
      <w:pPr>
        <w:rPr>
          <w:rFonts w:ascii="Arial" w:hAnsi="Arial" w:cs="Arial"/>
          <w:sz w:val="20"/>
          <w:szCs w:val="20"/>
        </w:rPr>
      </w:pPr>
    </w:p>
    <w:p w14:paraId="2B7BB5FE" w14:textId="4401A45E" w:rsidR="002979CE" w:rsidRPr="00D64FCA" w:rsidRDefault="002979CE" w:rsidP="00DC570E">
      <w:pPr>
        <w:rPr>
          <w:rFonts w:ascii="Arial" w:hAnsi="Arial" w:cs="Arial"/>
          <w:b/>
          <w:sz w:val="20"/>
          <w:szCs w:val="20"/>
        </w:rPr>
      </w:pPr>
      <w:r w:rsidRPr="00D64FCA">
        <w:rPr>
          <w:rFonts w:ascii="Arial" w:hAnsi="Arial" w:cs="Arial"/>
          <w:b/>
          <w:sz w:val="20"/>
          <w:szCs w:val="20"/>
        </w:rPr>
        <w:t>Physical count</w:t>
      </w:r>
    </w:p>
    <w:p w14:paraId="0E0B94DA" w14:textId="33F708EB" w:rsidR="002979CE" w:rsidRPr="00D64FCA" w:rsidRDefault="002979CE" w:rsidP="00DC570E">
      <w:pPr>
        <w:rPr>
          <w:rFonts w:ascii="Arial" w:hAnsi="Arial" w:cs="Arial"/>
          <w:sz w:val="20"/>
          <w:szCs w:val="20"/>
        </w:rPr>
      </w:pPr>
      <w:r w:rsidRPr="00D64FCA">
        <w:rPr>
          <w:rFonts w:ascii="Arial" w:hAnsi="Arial" w:cs="Arial"/>
          <w:sz w:val="20"/>
          <w:szCs w:val="20"/>
        </w:rPr>
        <w:t xml:space="preserve">This will have the name of the commodity, the Current stock on hand, the months of stock left and a provision for you to enter the new quantity </w:t>
      </w:r>
      <w:commentRangeStart w:id="147"/>
      <w:r w:rsidRPr="00D64FCA">
        <w:rPr>
          <w:rFonts w:ascii="Arial" w:hAnsi="Arial" w:cs="Arial"/>
          <w:sz w:val="20"/>
          <w:szCs w:val="20"/>
        </w:rPr>
        <w:t>counted</w:t>
      </w:r>
      <w:commentRangeEnd w:id="147"/>
      <w:r w:rsidR="00D203F0">
        <w:rPr>
          <w:rStyle w:val="CommentReference"/>
        </w:rPr>
        <w:commentReference w:id="147"/>
      </w:r>
      <w:r w:rsidRPr="00D64FCA">
        <w:rPr>
          <w:rFonts w:ascii="Arial" w:hAnsi="Arial" w:cs="Arial"/>
          <w:sz w:val="20"/>
          <w:szCs w:val="20"/>
        </w:rPr>
        <w:t>.</w:t>
      </w:r>
    </w:p>
    <w:p w14:paraId="271DF551" w14:textId="2AE3D768" w:rsidR="002979CE" w:rsidRPr="00D64FCA" w:rsidRDefault="00B75A3E" w:rsidP="00DC570E">
      <w:pPr>
        <w:rPr>
          <w:rFonts w:ascii="Arial" w:hAnsi="Arial" w:cs="Arial"/>
          <w:sz w:val="20"/>
          <w:szCs w:val="20"/>
        </w:rPr>
      </w:pPr>
      <w:r>
        <w:rPr>
          <w:rFonts w:ascii="Arial" w:hAnsi="Arial" w:cs="Arial"/>
          <w:noProof/>
          <w:sz w:val="20"/>
          <w:szCs w:val="20"/>
        </w:rPr>
        <w:drawing>
          <wp:inline distT="0" distB="0" distL="0" distR="0" wp14:anchorId="2011C317" wp14:editId="76C97D96">
            <wp:extent cx="5266055" cy="3086735"/>
            <wp:effectExtent l="0" t="0" r="0" b="12065"/>
            <wp:docPr id="31" name="Picture 31" descr="MyHardDrive:Users:ekamara:Desktop:untitled folder:Screenshot_2014-12-31-14-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HardDrive:Users:ekamara:Desktop:untitled folder:Screenshot_2014-12-31-14-57-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445693F5" w14:textId="1825BE99" w:rsidR="002979CE" w:rsidRPr="00D64FCA" w:rsidRDefault="002979CE" w:rsidP="00DC570E">
      <w:pPr>
        <w:rPr>
          <w:rFonts w:ascii="Arial" w:hAnsi="Arial" w:cs="Arial"/>
          <w:b/>
          <w:sz w:val="20"/>
          <w:szCs w:val="20"/>
        </w:rPr>
      </w:pPr>
      <w:r w:rsidRPr="00D64FCA">
        <w:rPr>
          <w:rFonts w:ascii="Arial" w:hAnsi="Arial" w:cs="Arial"/>
          <w:b/>
          <w:sz w:val="20"/>
          <w:szCs w:val="20"/>
        </w:rPr>
        <w:t>Received from another facility</w:t>
      </w:r>
    </w:p>
    <w:p w14:paraId="4876FF1C" w14:textId="35E9EC90" w:rsidR="002979CE" w:rsidRPr="00D64FCA" w:rsidRDefault="002979CE" w:rsidP="00DC570E">
      <w:pPr>
        <w:rPr>
          <w:rFonts w:ascii="Arial" w:hAnsi="Arial" w:cs="Arial"/>
          <w:sz w:val="20"/>
          <w:szCs w:val="20"/>
        </w:rPr>
      </w:pPr>
      <w:r w:rsidRPr="00D64FCA">
        <w:rPr>
          <w:rFonts w:ascii="Arial" w:hAnsi="Arial" w:cs="Arial"/>
          <w:sz w:val="20"/>
          <w:szCs w:val="20"/>
        </w:rPr>
        <w:t xml:space="preserve">This will have the name of the commodity and a provision for you to enter the amount allocated </w:t>
      </w:r>
      <w:ins w:id="148" w:author="Gaurav Bhattacharya" w:date="2015-01-30T14:43:00Z">
        <w:r w:rsidR="00C56462">
          <w:rPr>
            <w:rFonts w:ascii="Arial" w:hAnsi="Arial" w:cs="Arial"/>
            <w:sz w:val="20"/>
            <w:szCs w:val="20"/>
          </w:rPr>
          <w:t xml:space="preserve">which can be found on the </w:t>
        </w:r>
        <w:commentRangeStart w:id="149"/>
        <w:r w:rsidR="00C56462">
          <w:rPr>
            <w:rFonts w:ascii="Arial" w:hAnsi="Arial" w:cs="Arial"/>
            <w:sz w:val="20"/>
            <w:szCs w:val="20"/>
          </w:rPr>
          <w:t>delivery note</w:t>
        </w:r>
        <w:commentRangeEnd w:id="149"/>
        <w:r w:rsidR="00C56462">
          <w:rPr>
            <w:rStyle w:val="CommentReference"/>
          </w:rPr>
          <w:commentReference w:id="149"/>
        </w:r>
        <w:r w:rsidR="00C56462">
          <w:rPr>
            <w:rFonts w:ascii="Arial" w:hAnsi="Arial" w:cs="Arial"/>
            <w:sz w:val="20"/>
            <w:szCs w:val="20"/>
          </w:rPr>
          <w:t xml:space="preserve"> </w:t>
        </w:r>
      </w:ins>
      <w:r w:rsidRPr="00D64FCA">
        <w:rPr>
          <w:rFonts w:ascii="Arial" w:hAnsi="Arial" w:cs="Arial"/>
          <w:sz w:val="20"/>
          <w:szCs w:val="20"/>
        </w:rPr>
        <w:t>and that received from the facility which sent the commodities.</w:t>
      </w:r>
    </w:p>
    <w:p w14:paraId="7B0DBCDC" w14:textId="6423727E" w:rsidR="002979CE" w:rsidRPr="00D64FCA" w:rsidRDefault="00B75A3E" w:rsidP="00DC570E">
      <w:pPr>
        <w:rPr>
          <w:rFonts w:ascii="Arial" w:hAnsi="Arial" w:cs="Arial"/>
          <w:sz w:val="20"/>
          <w:szCs w:val="20"/>
        </w:rPr>
      </w:pPr>
      <w:r>
        <w:rPr>
          <w:rFonts w:ascii="Arial" w:hAnsi="Arial" w:cs="Arial"/>
          <w:noProof/>
          <w:sz w:val="20"/>
          <w:szCs w:val="20"/>
        </w:rPr>
        <w:drawing>
          <wp:inline distT="0" distB="0" distL="0" distR="0" wp14:anchorId="3C1B55C1" wp14:editId="7FB5A740">
            <wp:extent cx="5266055" cy="3086735"/>
            <wp:effectExtent l="0" t="0" r="0" b="12065"/>
            <wp:docPr id="32" name="Picture 32" descr="MyHardDrive:Users:ekamara:Desktop:untitled folder:Screenshot_2014-12-31-14-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HardDrive:Users:ekamara:Desktop:untitled folder:Screenshot_2014-12-31-14-57-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511E28E9" w14:textId="77777777" w:rsidR="002979CE" w:rsidRPr="00D64FCA" w:rsidRDefault="002979CE" w:rsidP="00DC570E">
      <w:pPr>
        <w:rPr>
          <w:rFonts w:ascii="Arial" w:hAnsi="Arial" w:cs="Arial"/>
          <w:sz w:val="20"/>
          <w:szCs w:val="20"/>
        </w:rPr>
      </w:pPr>
    </w:p>
    <w:p w14:paraId="5D2BF536" w14:textId="75E6CD06" w:rsidR="002979CE" w:rsidRPr="00D64FCA" w:rsidRDefault="002979CE" w:rsidP="00DC570E">
      <w:pPr>
        <w:rPr>
          <w:rFonts w:ascii="Arial" w:hAnsi="Arial" w:cs="Arial"/>
          <w:b/>
          <w:sz w:val="20"/>
          <w:szCs w:val="20"/>
        </w:rPr>
      </w:pPr>
      <w:r w:rsidRPr="00D64FCA">
        <w:rPr>
          <w:rFonts w:ascii="Arial" w:hAnsi="Arial" w:cs="Arial"/>
          <w:b/>
          <w:sz w:val="20"/>
          <w:szCs w:val="20"/>
        </w:rPr>
        <w:t>Sent to another facility</w:t>
      </w:r>
    </w:p>
    <w:p w14:paraId="7A6AFFDD" w14:textId="69FCA8E0" w:rsidR="002979CE" w:rsidRPr="00D64FCA" w:rsidRDefault="002979CE" w:rsidP="00DC570E">
      <w:pPr>
        <w:rPr>
          <w:rFonts w:ascii="Arial" w:hAnsi="Arial" w:cs="Arial"/>
          <w:sz w:val="20"/>
          <w:szCs w:val="20"/>
        </w:rPr>
      </w:pPr>
      <w:r w:rsidRPr="00D64FCA">
        <w:rPr>
          <w:rFonts w:ascii="Arial" w:hAnsi="Arial" w:cs="Arial"/>
          <w:sz w:val="20"/>
          <w:szCs w:val="20"/>
        </w:rPr>
        <w:t xml:space="preserve">This will have the name of the commodity, the current stock on hand, the months of stock left and a provision for you to enter the amount of stock that you are sending to another </w:t>
      </w:r>
      <w:commentRangeStart w:id="150"/>
      <w:r w:rsidRPr="00D64FCA">
        <w:rPr>
          <w:rFonts w:ascii="Arial" w:hAnsi="Arial" w:cs="Arial"/>
          <w:sz w:val="20"/>
          <w:szCs w:val="20"/>
        </w:rPr>
        <w:t>facility</w:t>
      </w:r>
      <w:commentRangeEnd w:id="150"/>
      <w:r w:rsidR="00C56462">
        <w:rPr>
          <w:rStyle w:val="CommentReference"/>
        </w:rPr>
        <w:commentReference w:id="150"/>
      </w:r>
      <w:r w:rsidRPr="00D64FCA">
        <w:rPr>
          <w:rFonts w:ascii="Arial" w:hAnsi="Arial" w:cs="Arial"/>
          <w:sz w:val="20"/>
          <w:szCs w:val="20"/>
        </w:rPr>
        <w:t>.</w:t>
      </w:r>
    </w:p>
    <w:p w14:paraId="1CE795FC" w14:textId="51153D75" w:rsidR="002979CE" w:rsidRPr="00D64FCA" w:rsidRDefault="00B75A3E" w:rsidP="00DC570E">
      <w:pPr>
        <w:rPr>
          <w:rFonts w:ascii="Arial" w:hAnsi="Arial" w:cs="Arial"/>
          <w:sz w:val="20"/>
          <w:szCs w:val="20"/>
        </w:rPr>
      </w:pPr>
      <w:r>
        <w:rPr>
          <w:rFonts w:ascii="Arial" w:hAnsi="Arial" w:cs="Arial"/>
          <w:noProof/>
          <w:sz w:val="20"/>
          <w:szCs w:val="20"/>
        </w:rPr>
        <w:lastRenderedPageBreak/>
        <w:drawing>
          <wp:inline distT="0" distB="0" distL="0" distR="0" wp14:anchorId="577B1EFE" wp14:editId="3D1105B8">
            <wp:extent cx="5266055" cy="3086735"/>
            <wp:effectExtent l="0" t="0" r="0" b="12065"/>
            <wp:docPr id="33" name="Picture 33" descr="MyHardDrive:Users:ekamara:Desktop:untitled folder:Screenshot_2014-12-31-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HardDrive:Users:ekamara:Desktop:untitled folder:Screenshot_2014-12-31-15-01-3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58A69212" w14:textId="77777777" w:rsidR="00DA4477" w:rsidRDefault="00DA4477" w:rsidP="00DC570E">
      <w:pPr>
        <w:rPr>
          <w:rFonts w:ascii="Arial" w:hAnsi="Arial" w:cs="Arial"/>
          <w:b/>
          <w:sz w:val="20"/>
          <w:szCs w:val="20"/>
        </w:rPr>
      </w:pPr>
    </w:p>
    <w:p w14:paraId="50468B53" w14:textId="068DBAB0" w:rsidR="002979CE" w:rsidRPr="00D64FCA" w:rsidRDefault="002979CE" w:rsidP="00DC570E">
      <w:pPr>
        <w:rPr>
          <w:rFonts w:ascii="Arial" w:hAnsi="Arial" w:cs="Arial"/>
          <w:b/>
          <w:sz w:val="20"/>
          <w:szCs w:val="20"/>
        </w:rPr>
      </w:pPr>
      <w:r w:rsidRPr="00D64FCA">
        <w:rPr>
          <w:rFonts w:ascii="Arial" w:hAnsi="Arial" w:cs="Arial"/>
          <w:b/>
          <w:sz w:val="20"/>
          <w:szCs w:val="20"/>
        </w:rPr>
        <w:t>Returned to LGA</w:t>
      </w:r>
    </w:p>
    <w:p w14:paraId="3D5BD1D5" w14:textId="5485907D" w:rsidR="002979CE" w:rsidRPr="00D64FCA" w:rsidRDefault="002979CE" w:rsidP="00DC570E">
      <w:pPr>
        <w:rPr>
          <w:rFonts w:ascii="Arial" w:hAnsi="Arial" w:cs="Arial"/>
          <w:sz w:val="20"/>
          <w:szCs w:val="20"/>
        </w:rPr>
      </w:pPr>
      <w:r w:rsidRPr="00D64FCA">
        <w:rPr>
          <w:rFonts w:ascii="Arial" w:hAnsi="Arial" w:cs="Arial"/>
          <w:sz w:val="20"/>
          <w:szCs w:val="20"/>
        </w:rPr>
        <w:t>This will have the name of the commodity and a provision for you to enter the amount of stock that you are sending back to the LGA.</w:t>
      </w:r>
    </w:p>
    <w:p w14:paraId="2304DD9C" w14:textId="574EF5B3" w:rsidR="002979CE" w:rsidRPr="00D64FCA" w:rsidRDefault="00B75A3E" w:rsidP="00DC570E">
      <w:pPr>
        <w:rPr>
          <w:rFonts w:ascii="Arial" w:hAnsi="Arial" w:cs="Arial"/>
          <w:sz w:val="20"/>
          <w:szCs w:val="20"/>
        </w:rPr>
      </w:pPr>
      <w:r>
        <w:rPr>
          <w:rFonts w:ascii="Arial" w:hAnsi="Arial" w:cs="Arial"/>
          <w:noProof/>
          <w:sz w:val="20"/>
          <w:szCs w:val="20"/>
        </w:rPr>
        <w:drawing>
          <wp:inline distT="0" distB="0" distL="0" distR="0" wp14:anchorId="53C9F09A" wp14:editId="32328617">
            <wp:extent cx="5266055" cy="3086735"/>
            <wp:effectExtent l="0" t="0" r="0" b="12065"/>
            <wp:docPr id="34" name="Picture 34" descr="MyHardDrive:Users:ekamara:Desktop:untitled folder:Screenshot_2014-12-31-15-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HardDrive:Users:ekamara:Desktop:untitled folder:Screenshot_2014-12-31-15-0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4C9E9B47" w14:textId="6731DE5D" w:rsidR="002979CE" w:rsidRPr="00D64FCA" w:rsidRDefault="002979CE" w:rsidP="00DC570E">
      <w:pPr>
        <w:rPr>
          <w:rFonts w:ascii="Arial" w:hAnsi="Arial" w:cs="Arial"/>
          <w:sz w:val="20"/>
          <w:szCs w:val="20"/>
        </w:rPr>
      </w:pPr>
      <w:r w:rsidRPr="00D64FCA">
        <w:rPr>
          <w:rFonts w:ascii="Arial" w:hAnsi="Arial" w:cs="Arial"/>
          <w:sz w:val="20"/>
          <w:szCs w:val="20"/>
        </w:rPr>
        <w:t>Once you have entered the amounts and tapped ‘Submit’, a confirmation screen will be displayed for you to verify the amounts. This screen will have the following fields:</w:t>
      </w:r>
    </w:p>
    <w:p w14:paraId="766DA3CD" w14:textId="15F0E11C" w:rsidR="002979CE" w:rsidRPr="00D64FCA" w:rsidRDefault="002979CE" w:rsidP="002979CE">
      <w:pPr>
        <w:pStyle w:val="ListParagraph"/>
        <w:numPr>
          <w:ilvl w:val="0"/>
          <w:numId w:val="11"/>
        </w:numPr>
        <w:rPr>
          <w:rFonts w:ascii="Arial" w:hAnsi="Arial" w:cs="Arial"/>
          <w:sz w:val="20"/>
          <w:szCs w:val="20"/>
        </w:rPr>
      </w:pPr>
      <w:r w:rsidRPr="00D64FCA">
        <w:rPr>
          <w:rFonts w:ascii="Arial" w:hAnsi="Arial" w:cs="Arial"/>
          <w:sz w:val="20"/>
          <w:szCs w:val="20"/>
        </w:rPr>
        <w:t>Commodity – Which specifies the commodity to which this adjustment applies</w:t>
      </w:r>
    </w:p>
    <w:p w14:paraId="1A3C4A08" w14:textId="535DB357" w:rsidR="002979CE" w:rsidRPr="00D64FCA" w:rsidRDefault="002979CE" w:rsidP="002979CE">
      <w:pPr>
        <w:pStyle w:val="ListParagraph"/>
        <w:numPr>
          <w:ilvl w:val="0"/>
          <w:numId w:val="11"/>
        </w:numPr>
        <w:rPr>
          <w:rFonts w:ascii="Arial" w:hAnsi="Arial" w:cs="Arial"/>
          <w:sz w:val="20"/>
          <w:szCs w:val="20"/>
        </w:rPr>
      </w:pPr>
      <w:r w:rsidRPr="00D64FCA">
        <w:rPr>
          <w:rFonts w:ascii="Arial" w:hAnsi="Arial" w:cs="Arial"/>
          <w:sz w:val="20"/>
          <w:szCs w:val="20"/>
        </w:rPr>
        <w:t>Type – Whether this is a –</w:t>
      </w:r>
      <w:proofErr w:type="spellStart"/>
      <w:r w:rsidRPr="00D64FCA">
        <w:rPr>
          <w:rFonts w:ascii="Arial" w:hAnsi="Arial" w:cs="Arial"/>
          <w:sz w:val="20"/>
          <w:szCs w:val="20"/>
        </w:rPr>
        <w:t>ve</w:t>
      </w:r>
      <w:proofErr w:type="spellEnd"/>
      <w:r w:rsidRPr="00D64FCA">
        <w:rPr>
          <w:rFonts w:ascii="Arial" w:hAnsi="Arial" w:cs="Arial"/>
          <w:sz w:val="20"/>
          <w:szCs w:val="20"/>
        </w:rPr>
        <w:t xml:space="preserve"> or a +</w:t>
      </w:r>
      <w:proofErr w:type="spellStart"/>
      <w:r w:rsidRPr="00D64FCA">
        <w:rPr>
          <w:rFonts w:ascii="Arial" w:hAnsi="Arial" w:cs="Arial"/>
          <w:sz w:val="20"/>
          <w:szCs w:val="20"/>
        </w:rPr>
        <w:t>ve</w:t>
      </w:r>
      <w:proofErr w:type="spellEnd"/>
      <w:r w:rsidRPr="00D64FCA">
        <w:rPr>
          <w:rFonts w:ascii="Arial" w:hAnsi="Arial" w:cs="Arial"/>
          <w:sz w:val="20"/>
          <w:szCs w:val="20"/>
        </w:rPr>
        <w:t xml:space="preserve"> adjustment</w:t>
      </w:r>
    </w:p>
    <w:p w14:paraId="19BBC412" w14:textId="7AFB3D0E" w:rsidR="002979CE" w:rsidRPr="00D64FCA" w:rsidRDefault="002979CE" w:rsidP="002979CE">
      <w:pPr>
        <w:pStyle w:val="ListParagraph"/>
        <w:numPr>
          <w:ilvl w:val="0"/>
          <w:numId w:val="11"/>
        </w:numPr>
        <w:rPr>
          <w:rFonts w:ascii="Arial" w:hAnsi="Arial" w:cs="Arial"/>
          <w:sz w:val="20"/>
          <w:szCs w:val="20"/>
        </w:rPr>
      </w:pPr>
      <w:r w:rsidRPr="00D64FCA">
        <w:rPr>
          <w:rFonts w:ascii="Arial" w:hAnsi="Arial" w:cs="Arial"/>
          <w:sz w:val="20"/>
          <w:szCs w:val="20"/>
        </w:rPr>
        <w:t xml:space="preserve">Reason </w:t>
      </w:r>
    </w:p>
    <w:p w14:paraId="4CB5F16A" w14:textId="64716721" w:rsidR="002979CE" w:rsidRPr="00D64FCA" w:rsidRDefault="002979CE" w:rsidP="002979CE">
      <w:pPr>
        <w:pStyle w:val="ListParagraph"/>
        <w:numPr>
          <w:ilvl w:val="0"/>
          <w:numId w:val="11"/>
        </w:numPr>
        <w:rPr>
          <w:rFonts w:ascii="Arial" w:hAnsi="Arial" w:cs="Arial"/>
          <w:sz w:val="20"/>
          <w:szCs w:val="20"/>
        </w:rPr>
      </w:pPr>
      <w:r w:rsidRPr="00D64FCA">
        <w:rPr>
          <w:rFonts w:ascii="Arial" w:hAnsi="Arial" w:cs="Arial"/>
          <w:sz w:val="20"/>
          <w:szCs w:val="20"/>
        </w:rPr>
        <w:t>Adjusted quantity – The amount you have entered</w:t>
      </w:r>
    </w:p>
    <w:p w14:paraId="15291759" w14:textId="24F8AEEC" w:rsidR="002979CE" w:rsidRDefault="00DA4477" w:rsidP="002979CE">
      <w:pPr>
        <w:pStyle w:val="ListParagraph"/>
        <w:numPr>
          <w:ilvl w:val="0"/>
          <w:numId w:val="11"/>
        </w:numPr>
        <w:rPr>
          <w:rFonts w:ascii="Arial" w:hAnsi="Arial" w:cs="Arial"/>
          <w:sz w:val="20"/>
          <w:szCs w:val="20"/>
        </w:rPr>
      </w:pPr>
      <w:r>
        <w:rPr>
          <w:rFonts w:ascii="Arial" w:hAnsi="Arial" w:cs="Arial"/>
          <w:sz w:val="20"/>
          <w:szCs w:val="20"/>
        </w:rPr>
        <w:t>New SOH – The new stock on ha</w:t>
      </w:r>
      <w:r w:rsidR="002979CE" w:rsidRPr="00D64FCA">
        <w:rPr>
          <w:rFonts w:ascii="Arial" w:hAnsi="Arial" w:cs="Arial"/>
          <w:sz w:val="20"/>
          <w:szCs w:val="20"/>
        </w:rPr>
        <w:t>n</w:t>
      </w:r>
      <w:r>
        <w:rPr>
          <w:rFonts w:ascii="Arial" w:hAnsi="Arial" w:cs="Arial"/>
          <w:sz w:val="20"/>
          <w:szCs w:val="20"/>
        </w:rPr>
        <w:t>d</w:t>
      </w:r>
      <w:r w:rsidR="002979CE" w:rsidRPr="00D64FCA">
        <w:rPr>
          <w:rFonts w:ascii="Arial" w:hAnsi="Arial" w:cs="Arial"/>
          <w:sz w:val="20"/>
          <w:szCs w:val="20"/>
        </w:rPr>
        <w:t xml:space="preserve"> </w:t>
      </w:r>
      <w:r w:rsidR="009E2765">
        <w:rPr>
          <w:rFonts w:ascii="Arial" w:hAnsi="Arial" w:cs="Arial"/>
          <w:sz w:val="20"/>
          <w:szCs w:val="20"/>
        </w:rPr>
        <w:t>after this a</w:t>
      </w:r>
      <w:r w:rsidR="002979CE" w:rsidRPr="00D64FCA">
        <w:rPr>
          <w:rFonts w:ascii="Arial" w:hAnsi="Arial" w:cs="Arial"/>
          <w:sz w:val="20"/>
          <w:szCs w:val="20"/>
        </w:rPr>
        <w:t>djust</w:t>
      </w:r>
      <w:r w:rsidR="009E2765">
        <w:rPr>
          <w:rFonts w:ascii="Arial" w:hAnsi="Arial" w:cs="Arial"/>
          <w:sz w:val="20"/>
          <w:szCs w:val="20"/>
        </w:rPr>
        <w:t>m</w:t>
      </w:r>
      <w:r w:rsidR="002979CE" w:rsidRPr="00D64FCA">
        <w:rPr>
          <w:rFonts w:ascii="Arial" w:hAnsi="Arial" w:cs="Arial"/>
          <w:sz w:val="20"/>
          <w:szCs w:val="20"/>
        </w:rPr>
        <w:t>e</w:t>
      </w:r>
      <w:r w:rsidR="009E2765">
        <w:rPr>
          <w:rFonts w:ascii="Arial" w:hAnsi="Arial" w:cs="Arial"/>
          <w:sz w:val="20"/>
          <w:szCs w:val="20"/>
        </w:rPr>
        <w:t>nt</w:t>
      </w:r>
      <w:r w:rsidR="002979CE" w:rsidRPr="00D64FCA">
        <w:rPr>
          <w:rFonts w:ascii="Arial" w:hAnsi="Arial" w:cs="Arial"/>
          <w:sz w:val="20"/>
          <w:szCs w:val="20"/>
        </w:rPr>
        <w:t>.</w:t>
      </w:r>
    </w:p>
    <w:p w14:paraId="0B34A999" w14:textId="7ED57B69" w:rsidR="00B75A3E" w:rsidRPr="00B75A3E" w:rsidRDefault="00B75A3E" w:rsidP="00B75A3E">
      <w:pPr>
        <w:rPr>
          <w:rFonts w:ascii="Arial" w:hAnsi="Arial" w:cs="Arial"/>
          <w:sz w:val="20"/>
          <w:szCs w:val="20"/>
        </w:rPr>
      </w:pPr>
      <w:commentRangeStart w:id="151"/>
      <w:r>
        <w:rPr>
          <w:rFonts w:ascii="Arial" w:hAnsi="Arial" w:cs="Arial"/>
          <w:noProof/>
          <w:sz w:val="20"/>
          <w:szCs w:val="20"/>
        </w:rPr>
        <w:lastRenderedPageBreak/>
        <w:drawing>
          <wp:inline distT="0" distB="0" distL="0" distR="0" wp14:anchorId="4D6F51DF" wp14:editId="61D9E28F">
            <wp:extent cx="5266055" cy="3086735"/>
            <wp:effectExtent l="0" t="0" r="0" b="12065"/>
            <wp:docPr id="35" name="Picture 35" descr="MyHardDrive:Users:ekamara:Desktop:untitled folder:Screenshot_2014-12-31-15-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HardDrive:Users:ekamara:Desktop:untitled folder:Screenshot_2014-12-31-15-02-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commentRangeEnd w:id="151"/>
      <w:r w:rsidR="00E26EE9">
        <w:rPr>
          <w:rStyle w:val="CommentReference"/>
        </w:rPr>
        <w:commentReference w:id="151"/>
      </w:r>
    </w:p>
    <w:p w14:paraId="4EE30F80" w14:textId="3486FF4D" w:rsidR="002979CE" w:rsidRPr="00D64FCA" w:rsidRDefault="005649EF" w:rsidP="002979CE">
      <w:pPr>
        <w:rPr>
          <w:rFonts w:ascii="Arial" w:hAnsi="Arial" w:cs="Arial"/>
          <w:sz w:val="20"/>
          <w:szCs w:val="20"/>
        </w:rPr>
      </w:pPr>
      <w:r w:rsidRPr="00D64FCA">
        <w:rPr>
          <w:rFonts w:ascii="Arial" w:hAnsi="Arial" w:cs="Arial"/>
          <w:sz w:val="20"/>
          <w:szCs w:val="20"/>
        </w:rPr>
        <w:t xml:space="preserve">Tap confirm and you will get a </w:t>
      </w:r>
      <w:commentRangeStart w:id="152"/>
      <w:r w:rsidRPr="00D64FCA">
        <w:rPr>
          <w:rFonts w:ascii="Arial" w:hAnsi="Arial" w:cs="Arial"/>
          <w:sz w:val="20"/>
          <w:szCs w:val="20"/>
        </w:rPr>
        <w:t xml:space="preserve">‘Saving’ dialogue </w:t>
      </w:r>
      <w:commentRangeEnd w:id="152"/>
      <w:r w:rsidR="003C6034">
        <w:rPr>
          <w:rStyle w:val="CommentReference"/>
        </w:rPr>
        <w:commentReference w:id="152"/>
      </w:r>
      <w:r w:rsidRPr="00D64FCA">
        <w:rPr>
          <w:rFonts w:ascii="Arial" w:hAnsi="Arial" w:cs="Arial"/>
          <w:sz w:val="20"/>
          <w:szCs w:val="20"/>
        </w:rPr>
        <w:t>after which you will be taken to the ‘Adjus</w:t>
      </w:r>
      <w:r w:rsidR="009E2765">
        <w:rPr>
          <w:rFonts w:ascii="Arial" w:hAnsi="Arial" w:cs="Arial"/>
          <w:sz w:val="20"/>
          <w:szCs w:val="20"/>
        </w:rPr>
        <w:t>t</w:t>
      </w:r>
      <w:r w:rsidRPr="00D64FCA">
        <w:rPr>
          <w:rFonts w:ascii="Arial" w:hAnsi="Arial" w:cs="Arial"/>
          <w:sz w:val="20"/>
          <w:szCs w:val="20"/>
        </w:rPr>
        <w:t xml:space="preserve">ments’ </w:t>
      </w:r>
      <w:del w:id="153" w:author="Gaurav Bhattacharya" w:date="2015-01-30T14:48:00Z">
        <w:r w:rsidRPr="00D64FCA" w:rsidDel="003C6034">
          <w:rPr>
            <w:rFonts w:ascii="Arial" w:hAnsi="Arial" w:cs="Arial"/>
            <w:sz w:val="20"/>
            <w:szCs w:val="20"/>
          </w:rPr>
          <w:delText>home</w:delText>
        </w:r>
      </w:del>
      <w:r w:rsidRPr="00D64FCA">
        <w:rPr>
          <w:rFonts w:ascii="Arial" w:hAnsi="Arial" w:cs="Arial"/>
          <w:sz w:val="20"/>
          <w:szCs w:val="20"/>
        </w:rPr>
        <w:t>page.</w:t>
      </w:r>
    </w:p>
    <w:p w14:paraId="105B8D58" w14:textId="77777777" w:rsidR="005649EF" w:rsidRPr="00D64FCA" w:rsidRDefault="005649EF" w:rsidP="002979CE">
      <w:pPr>
        <w:rPr>
          <w:rFonts w:ascii="Arial" w:hAnsi="Arial" w:cs="Arial"/>
          <w:sz w:val="20"/>
          <w:szCs w:val="20"/>
        </w:rPr>
      </w:pPr>
    </w:p>
    <w:p w14:paraId="30C8CFD4" w14:textId="1DD226CA" w:rsidR="005649EF" w:rsidRPr="00D64FCA" w:rsidRDefault="005649EF" w:rsidP="002979CE">
      <w:pPr>
        <w:rPr>
          <w:rFonts w:ascii="Arial" w:hAnsi="Arial" w:cs="Arial"/>
          <w:sz w:val="20"/>
          <w:szCs w:val="20"/>
        </w:rPr>
      </w:pPr>
      <w:r w:rsidRPr="00D64FCA">
        <w:rPr>
          <w:rFonts w:ascii="Arial" w:hAnsi="Arial" w:cs="Arial"/>
          <w:sz w:val="20"/>
          <w:szCs w:val="20"/>
        </w:rPr>
        <w:t>Return to the homepage of the application by tapping the home icon in the left</w:t>
      </w:r>
      <w:r w:rsidR="00B3268E">
        <w:rPr>
          <w:rFonts w:ascii="Arial" w:hAnsi="Arial" w:cs="Arial"/>
          <w:sz w:val="20"/>
          <w:szCs w:val="20"/>
        </w:rPr>
        <w:t>-</w:t>
      </w:r>
      <w:r w:rsidRPr="00D64FCA">
        <w:rPr>
          <w:rFonts w:ascii="Arial" w:hAnsi="Arial" w:cs="Arial"/>
          <w:sz w:val="20"/>
          <w:szCs w:val="20"/>
        </w:rPr>
        <w:t xml:space="preserve">hand corner of the </w:t>
      </w:r>
      <w:r w:rsidR="00B3268E">
        <w:rPr>
          <w:rFonts w:ascii="Arial" w:hAnsi="Arial" w:cs="Arial"/>
          <w:sz w:val="20"/>
          <w:szCs w:val="20"/>
        </w:rPr>
        <w:t>top</w:t>
      </w:r>
      <w:r w:rsidRPr="00D64FCA">
        <w:rPr>
          <w:rFonts w:ascii="Arial" w:hAnsi="Arial" w:cs="Arial"/>
          <w:sz w:val="20"/>
          <w:szCs w:val="20"/>
        </w:rPr>
        <w:t xml:space="preserve"> navigation bar.</w:t>
      </w:r>
    </w:p>
    <w:p w14:paraId="2B16D1E0" w14:textId="77777777" w:rsidR="005649EF" w:rsidRPr="00D64FCA" w:rsidRDefault="005649EF" w:rsidP="002979CE">
      <w:pPr>
        <w:rPr>
          <w:rFonts w:ascii="Arial" w:hAnsi="Arial" w:cs="Arial"/>
          <w:sz w:val="20"/>
          <w:szCs w:val="20"/>
        </w:rPr>
      </w:pPr>
    </w:p>
    <w:p w14:paraId="257E35AD" w14:textId="4D5C79FD" w:rsidR="005649EF" w:rsidRPr="00D64FCA" w:rsidRDefault="003C6034" w:rsidP="002979CE">
      <w:pPr>
        <w:rPr>
          <w:rFonts w:ascii="Arial" w:hAnsi="Arial" w:cs="Arial"/>
          <w:sz w:val="20"/>
          <w:szCs w:val="20"/>
        </w:rPr>
      </w:pPr>
      <w:ins w:id="154" w:author="Gaurav Bhattacharya" w:date="2015-01-30T14:49:00Z">
        <w:r>
          <w:rPr>
            <w:rFonts w:ascii="Arial" w:hAnsi="Arial" w:cs="Arial"/>
            <w:sz w:val="20"/>
            <w:szCs w:val="20"/>
          </w:rPr>
          <w:t xml:space="preserve">MODULE NAME: </w:t>
        </w:r>
      </w:ins>
      <w:r w:rsidR="005649EF" w:rsidRPr="00D64FCA">
        <w:rPr>
          <w:rFonts w:ascii="Arial" w:hAnsi="Arial" w:cs="Arial"/>
          <w:sz w:val="20"/>
          <w:szCs w:val="20"/>
        </w:rPr>
        <w:t xml:space="preserve">REPORTS </w:t>
      </w:r>
      <w:del w:id="155" w:author="Gaurav Bhattacharya" w:date="2015-01-30T14:49:00Z">
        <w:r w:rsidR="005649EF" w:rsidRPr="00D64FCA" w:rsidDel="003C6034">
          <w:rPr>
            <w:rFonts w:ascii="Arial" w:hAnsi="Arial" w:cs="Arial"/>
            <w:sz w:val="20"/>
            <w:szCs w:val="20"/>
          </w:rPr>
          <w:delText>MODULE</w:delText>
        </w:r>
      </w:del>
    </w:p>
    <w:p w14:paraId="75DDE345" w14:textId="13B1182D" w:rsidR="005649EF" w:rsidRPr="00D64FCA" w:rsidRDefault="005649EF" w:rsidP="002979CE">
      <w:pPr>
        <w:rPr>
          <w:rFonts w:ascii="Arial" w:hAnsi="Arial" w:cs="Arial"/>
          <w:sz w:val="20"/>
          <w:szCs w:val="20"/>
        </w:rPr>
      </w:pPr>
      <w:r w:rsidRPr="00D64FCA">
        <w:rPr>
          <w:rFonts w:ascii="Arial" w:hAnsi="Arial" w:cs="Arial"/>
          <w:sz w:val="20"/>
          <w:szCs w:val="20"/>
        </w:rPr>
        <w:t>This module is used to view reports on the movement of commodities in the facility. Navigate to it by tapping ‘Reports’ on the homepage of the application. You will then be taken to a screen that looks like this:</w:t>
      </w:r>
    </w:p>
    <w:p w14:paraId="2F8EC890" w14:textId="77777777" w:rsidR="005649EF" w:rsidRPr="00D64FCA" w:rsidRDefault="005649EF" w:rsidP="002979CE">
      <w:pPr>
        <w:rPr>
          <w:rFonts w:ascii="Arial" w:hAnsi="Arial" w:cs="Arial"/>
          <w:sz w:val="20"/>
          <w:szCs w:val="20"/>
        </w:rPr>
      </w:pPr>
    </w:p>
    <w:p w14:paraId="5EEC67D3" w14:textId="14D77745" w:rsidR="00B75A3E" w:rsidRPr="00D64FCA" w:rsidRDefault="00B75A3E" w:rsidP="002979CE">
      <w:pPr>
        <w:rPr>
          <w:rFonts w:ascii="Arial" w:hAnsi="Arial" w:cs="Arial"/>
          <w:sz w:val="20"/>
          <w:szCs w:val="20"/>
        </w:rPr>
      </w:pPr>
      <w:r>
        <w:rPr>
          <w:rFonts w:ascii="Arial" w:hAnsi="Arial" w:cs="Arial"/>
          <w:noProof/>
          <w:sz w:val="20"/>
          <w:szCs w:val="20"/>
        </w:rPr>
        <w:drawing>
          <wp:inline distT="0" distB="0" distL="0" distR="0" wp14:anchorId="7E2F19E3" wp14:editId="3363C05D">
            <wp:extent cx="5266055" cy="3086735"/>
            <wp:effectExtent l="0" t="0" r="0" b="12065"/>
            <wp:docPr id="36" name="Picture 36" descr="MyHardDrive:Users:ekamara:Desktop:untitled folder:Screenshot_2014-12-31-15-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HardDrive:Users:ekamara:Desktop:untitled folder:Screenshot_2014-12-31-15-08-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74BFE78A" w14:textId="77777777" w:rsidR="005649EF" w:rsidRPr="00D64FCA" w:rsidRDefault="005649EF" w:rsidP="002979CE">
      <w:pPr>
        <w:rPr>
          <w:rFonts w:ascii="Arial" w:hAnsi="Arial" w:cs="Arial"/>
          <w:sz w:val="20"/>
          <w:szCs w:val="20"/>
        </w:rPr>
      </w:pPr>
    </w:p>
    <w:p w14:paraId="3CE00975" w14:textId="32A46D88" w:rsidR="005649EF" w:rsidRPr="00D64FCA" w:rsidRDefault="005649EF" w:rsidP="002979CE">
      <w:pPr>
        <w:rPr>
          <w:rFonts w:ascii="Arial" w:hAnsi="Arial" w:cs="Arial"/>
          <w:sz w:val="20"/>
          <w:szCs w:val="20"/>
        </w:rPr>
      </w:pPr>
      <w:r w:rsidRPr="00D64FCA">
        <w:rPr>
          <w:rFonts w:ascii="Arial" w:hAnsi="Arial" w:cs="Arial"/>
          <w:sz w:val="20"/>
          <w:szCs w:val="20"/>
        </w:rPr>
        <w:t>Reports are organized by program area and to view the report types available under each program area, select the Program area on the left hand side of the application.</w:t>
      </w:r>
    </w:p>
    <w:p w14:paraId="5F509D03" w14:textId="77777777" w:rsidR="005649EF" w:rsidRPr="00D64FCA" w:rsidRDefault="005649EF" w:rsidP="002979CE">
      <w:pPr>
        <w:rPr>
          <w:rFonts w:ascii="Arial" w:hAnsi="Arial" w:cs="Arial"/>
          <w:sz w:val="20"/>
          <w:szCs w:val="20"/>
        </w:rPr>
      </w:pPr>
    </w:p>
    <w:p w14:paraId="690AD465" w14:textId="36116018" w:rsidR="005649EF" w:rsidRPr="00D64FCA" w:rsidRDefault="005649EF" w:rsidP="002979CE">
      <w:pPr>
        <w:rPr>
          <w:rFonts w:ascii="Arial" w:hAnsi="Arial" w:cs="Arial"/>
          <w:sz w:val="20"/>
          <w:szCs w:val="20"/>
        </w:rPr>
      </w:pPr>
      <w:r w:rsidRPr="00D64FCA">
        <w:rPr>
          <w:rFonts w:ascii="Arial" w:hAnsi="Arial" w:cs="Arial"/>
          <w:sz w:val="20"/>
          <w:szCs w:val="20"/>
        </w:rPr>
        <w:t>The report types available by program are:</w:t>
      </w:r>
    </w:p>
    <w:tbl>
      <w:tblPr>
        <w:tblStyle w:val="TableGrid"/>
        <w:tblW w:w="0" w:type="auto"/>
        <w:tblLook w:val="04A0" w:firstRow="1" w:lastRow="0" w:firstColumn="1" w:lastColumn="0" w:noHBand="0" w:noVBand="1"/>
      </w:tblPr>
      <w:tblGrid>
        <w:gridCol w:w="2802"/>
        <w:gridCol w:w="5714"/>
      </w:tblGrid>
      <w:tr w:rsidR="005649EF" w:rsidRPr="00D64FCA" w14:paraId="731F5263" w14:textId="77777777" w:rsidTr="005649EF">
        <w:tc>
          <w:tcPr>
            <w:tcW w:w="2802" w:type="dxa"/>
          </w:tcPr>
          <w:p w14:paraId="5338A68A" w14:textId="5B6EC106" w:rsidR="005649EF" w:rsidRPr="00D64FCA" w:rsidRDefault="005649EF" w:rsidP="002979CE">
            <w:pPr>
              <w:rPr>
                <w:rFonts w:ascii="Arial" w:hAnsi="Arial" w:cs="Arial"/>
                <w:sz w:val="20"/>
                <w:szCs w:val="20"/>
              </w:rPr>
            </w:pPr>
            <w:r w:rsidRPr="00D64FCA">
              <w:rPr>
                <w:rFonts w:ascii="Arial" w:hAnsi="Arial" w:cs="Arial"/>
                <w:sz w:val="20"/>
                <w:szCs w:val="20"/>
              </w:rPr>
              <w:t>PROGRAM AREA</w:t>
            </w:r>
          </w:p>
        </w:tc>
        <w:tc>
          <w:tcPr>
            <w:tcW w:w="5714" w:type="dxa"/>
          </w:tcPr>
          <w:p w14:paraId="3F59CD21" w14:textId="42EFE94F" w:rsidR="005649EF" w:rsidRPr="00D64FCA" w:rsidRDefault="005649EF" w:rsidP="002979CE">
            <w:pPr>
              <w:rPr>
                <w:rFonts w:ascii="Arial" w:hAnsi="Arial" w:cs="Arial"/>
                <w:sz w:val="20"/>
                <w:szCs w:val="20"/>
              </w:rPr>
            </w:pPr>
            <w:r w:rsidRPr="00D64FCA">
              <w:rPr>
                <w:rFonts w:ascii="Arial" w:hAnsi="Arial" w:cs="Arial"/>
                <w:sz w:val="20"/>
                <w:szCs w:val="20"/>
              </w:rPr>
              <w:t>REPORT TYPES</w:t>
            </w:r>
          </w:p>
        </w:tc>
      </w:tr>
      <w:tr w:rsidR="005649EF" w:rsidRPr="00D64FCA" w14:paraId="0342C851" w14:textId="77777777" w:rsidTr="005649EF">
        <w:tc>
          <w:tcPr>
            <w:tcW w:w="2802" w:type="dxa"/>
          </w:tcPr>
          <w:p w14:paraId="13A89348" w14:textId="223EBB4C" w:rsidR="005649EF" w:rsidRPr="00D64FCA" w:rsidRDefault="005649EF" w:rsidP="002979CE">
            <w:pPr>
              <w:rPr>
                <w:rFonts w:ascii="Arial" w:hAnsi="Arial" w:cs="Arial"/>
                <w:sz w:val="20"/>
                <w:szCs w:val="20"/>
              </w:rPr>
            </w:pPr>
            <w:r w:rsidRPr="00D64FCA">
              <w:rPr>
                <w:rFonts w:ascii="Arial" w:hAnsi="Arial" w:cs="Arial"/>
                <w:sz w:val="20"/>
                <w:szCs w:val="20"/>
              </w:rPr>
              <w:t>EM – Child Health</w:t>
            </w:r>
          </w:p>
        </w:tc>
        <w:tc>
          <w:tcPr>
            <w:tcW w:w="5714" w:type="dxa"/>
          </w:tcPr>
          <w:p w14:paraId="1B1BF60A" w14:textId="77777777" w:rsidR="005649EF" w:rsidRPr="00D64FCA" w:rsidRDefault="005649EF" w:rsidP="005649EF">
            <w:pPr>
              <w:pStyle w:val="ListParagraph"/>
              <w:numPr>
                <w:ilvl w:val="0"/>
                <w:numId w:val="12"/>
              </w:numPr>
              <w:rPr>
                <w:rFonts w:ascii="Arial" w:hAnsi="Arial" w:cs="Arial"/>
                <w:sz w:val="20"/>
                <w:szCs w:val="20"/>
              </w:rPr>
            </w:pPr>
            <w:r w:rsidRPr="00D64FCA">
              <w:rPr>
                <w:rFonts w:ascii="Arial" w:hAnsi="Arial" w:cs="Arial"/>
                <w:sz w:val="20"/>
                <w:szCs w:val="20"/>
              </w:rPr>
              <w:t>Facility Stock Report</w:t>
            </w:r>
          </w:p>
          <w:p w14:paraId="4526F99D" w14:textId="32F215C7" w:rsidR="005649EF" w:rsidRPr="00D64FCA" w:rsidRDefault="005649EF" w:rsidP="005649EF">
            <w:pPr>
              <w:pStyle w:val="ListParagraph"/>
              <w:numPr>
                <w:ilvl w:val="0"/>
                <w:numId w:val="12"/>
              </w:numPr>
              <w:rPr>
                <w:rFonts w:ascii="Arial" w:hAnsi="Arial" w:cs="Arial"/>
                <w:sz w:val="20"/>
                <w:szCs w:val="20"/>
              </w:rPr>
            </w:pPr>
            <w:r w:rsidRPr="00D64FCA">
              <w:rPr>
                <w:rFonts w:ascii="Arial" w:hAnsi="Arial" w:cs="Arial"/>
                <w:sz w:val="20"/>
                <w:szCs w:val="20"/>
              </w:rPr>
              <w:lastRenderedPageBreak/>
              <w:t>Facility Consumption Report RH1</w:t>
            </w:r>
          </w:p>
        </w:tc>
      </w:tr>
      <w:tr w:rsidR="005649EF" w:rsidRPr="00D64FCA" w14:paraId="103DCB48" w14:textId="77777777" w:rsidTr="005649EF">
        <w:tc>
          <w:tcPr>
            <w:tcW w:w="2802" w:type="dxa"/>
          </w:tcPr>
          <w:p w14:paraId="340B7B75" w14:textId="1ABA8C64" w:rsidR="005649EF" w:rsidRPr="00D64FCA" w:rsidRDefault="005649EF" w:rsidP="002979CE">
            <w:pPr>
              <w:rPr>
                <w:rFonts w:ascii="Arial" w:hAnsi="Arial" w:cs="Arial"/>
                <w:sz w:val="20"/>
                <w:szCs w:val="20"/>
              </w:rPr>
            </w:pPr>
            <w:r w:rsidRPr="00D64FCA">
              <w:rPr>
                <w:rFonts w:ascii="Arial" w:hAnsi="Arial" w:cs="Arial"/>
                <w:sz w:val="20"/>
                <w:szCs w:val="20"/>
              </w:rPr>
              <w:lastRenderedPageBreak/>
              <w:t>EM – Neonatal Health</w:t>
            </w:r>
          </w:p>
        </w:tc>
        <w:tc>
          <w:tcPr>
            <w:tcW w:w="5714" w:type="dxa"/>
          </w:tcPr>
          <w:p w14:paraId="7B18E41B" w14:textId="77777777" w:rsidR="005649EF" w:rsidRPr="00D64FCA" w:rsidRDefault="005649EF" w:rsidP="005649EF">
            <w:pPr>
              <w:pStyle w:val="ListParagraph"/>
              <w:numPr>
                <w:ilvl w:val="0"/>
                <w:numId w:val="13"/>
              </w:numPr>
              <w:rPr>
                <w:rFonts w:ascii="Arial" w:hAnsi="Arial" w:cs="Arial"/>
                <w:sz w:val="20"/>
                <w:szCs w:val="20"/>
              </w:rPr>
            </w:pPr>
            <w:r w:rsidRPr="00D64FCA">
              <w:rPr>
                <w:rFonts w:ascii="Arial" w:hAnsi="Arial" w:cs="Arial"/>
                <w:sz w:val="20"/>
                <w:szCs w:val="20"/>
              </w:rPr>
              <w:t>Facility Stock Report</w:t>
            </w:r>
          </w:p>
          <w:p w14:paraId="378BFB8B" w14:textId="1B02638C" w:rsidR="005649EF" w:rsidRPr="00D64FCA" w:rsidRDefault="005649EF" w:rsidP="005649EF">
            <w:pPr>
              <w:pStyle w:val="ListParagraph"/>
              <w:numPr>
                <w:ilvl w:val="0"/>
                <w:numId w:val="13"/>
              </w:numPr>
              <w:rPr>
                <w:rFonts w:ascii="Arial" w:hAnsi="Arial" w:cs="Arial"/>
                <w:sz w:val="20"/>
                <w:szCs w:val="20"/>
              </w:rPr>
            </w:pPr>
            <w:r w:rsidRPr="00D64FCA">
              <w:rPr>
                <w:rFonts w:ascii="Arial" w:hAnsi="Arial" w:cs="Arial"/>
                <w:sz w:val="20"/>
                <w:szCs w:val="20"/>
              </w:rPr>
              <w:t>Facility Consumption Report RH1</w:t>
            </w:r>
          </w:p>
        </w:tc>
      </w:tr>
      <w:tr w:rsidR="005649EF" w:rsidRPr="00D64FCA" w14:paraId="57583D69" w14:textId="77777777" w:rsidTr="005649EF">
        <w:tc>
          <w:tcPr>
            <w:tcW w:w="2802" w:type="dxa"/>
          </w:tcPr>
          <w:p w14:paraId="2DAC3D15" w14:textId="04F3E0C4" w:rsidR="005649EF" w:rsidRPr="00D64FCA" w:rsidRDefault="005649EF" w:rsidP="002979CE">
            <w:pPr>
              <w:rPr>
                <w:rFonts w:ascii="Arial" w:hAnsi="Arial" w:cs="Arial"/>
                <w:sz w:val="20"/>
                <w:szCs w:val="20"/>
              </w:rPr>
            </w:pPr>
            <w:r w:rsidRPr="00D64FCA">
              <w:rPr>
                <w:rFonts w:ascii="Arial" w:hAnsi="Arial" w:cs="Arial"/>
                <w:sz w:val="20"/>
                <w:szCs w:val="20"/>
              </w:rPr>
              <w:t>EM – Maternal Health</w:t>
            </w:r>
          </w:p>
        </w:tc>
        <w:tc>
          <w:tcPr>
            <w:tcW w:w="5714" w:type="dxa"/>
          </w:tcPr>
          <w:p w14:paraId="5796EDD6" w14:textId="77777777" w:rsidR="005649EF" w:rsidRPr="00D64FCA" w:rsidRDefault="005649EF" w:rsidP="005649EF">
            <w:pPr>
              <w:pStyle w:val="ListParagraph"/>
              <w:numPr>
                <w:ilvl w:val="0"/>
                <w:numId w:val="15"/>
              </w:numPr>
              <w:rPr>
                <w:rFonts w:ascii="Arial" w:hAnsi="Arial" w:cs="Arial"/>
                <w:sz w:val="20"/>
                <w:szCs w:val="20"/>
              </w:rPr>
            </w:pPr>
            <w:r w:rsidRPr="00D64FCA">
              <w:rPr>
                <w:rFonts w:ascii="Arial" w:hAnsi="Arial" w:cs="Arial"/>
                <w:sz w:val="20"/>
                <w:szCs w:val="20"/>
              </w:rPr>
              <w:t>Facility Stock Report</w:t>
            </w:r>
          </w:p>
          <w:p w14:paraId="43B023BF" w14:textId="542F046E" w:rsidR="005649EF" w:rsidRPr="00D64FCA" w:rsidRDefault="005649EF" w:rsidP="005649EF">
            <w:pPr>
              <w:pStyle w:val="ListParagraph"/>
              <w:numPr>
                <w:ilvl w:val="0"/>
                <w:numId w:val="15"/>
              </w:numPr>
              <w:rPr>
                <w:rFonts w:ascii="Arial" w:hAnsi="Arial" w:cs="Arial"/>
                <w:sz w:val="20"/>
                <w:szCs w:val="20"/>
              </w:rPr>
            </w:pPr>
            <w:r w:rsidRPr="00D64FCA">
              <w:rPr>
                <w:rFonts w:ascii="Arial" w:hAnsi="Arial" w:cs="Arial"/>
                <w:sz w:val="20"/>
                <w:szCs w:val="20"/>
              </w:rPr>
              <w:t>Facility Consumption Report RH1</w:t>
            </w:r>
          </w:p>
        </w:tc>
      </w:tr>
      <w:tr w:rsidR="005649EF" w:rsidRPr="00D64FCA" w14:paraId="2CD8A07F" w14:textId="77777777" w:rsidTr="005649EF">
        <w:tc>
          <w:tcPr>
            <w:tcW w:w="2802" w:type="dxa"/>
          </w:tcPr>
          <w:p w14:paraId="6F38DBFA" w14:textId="3245D174" w:rsidR="005649EF" w:rsidRPr="00D64FCA" w:rsidRDefault="005649EF" w:rsidP="002979CE">
            <w:pPr>
              <w:rPr>
                <w:rFonts w:ascii="Arial" w:hAnsi="Arial" w:cs="Arial"/>
                <w:sz w:val="20"/>
                <w:szCs w:val="20"/>
              </w:rPr>
            </w:pPr>
            <w:r w:rsidRPr="00D64FCA">
              <w:rPr>
                <w:rFonts w:ascii="Arial" w:hAnsi="Arial" w:cs="Arial"/>
                <w:sz w:val="20"/>
                <w:szCs w:val="20"/>
              </w:rPr>
              <w:t>Vaccines</w:t>
            </w:r>
          </w:p>
        </w:tc>
        <w:tc>
          <w:tcPr>
            <w:tcW w:w="5714" w:type="dxa"/>
          </w:tcPr>
          <w:p w14:paraId="3ABD2BD9" w14:textId="77777777" w:rsidR="005649EF" w:rsidRPr="00D64FCA" w:rsidRDefault="005649EF" w:rsidP="005649EF">
            <w:pPr>
              <w:pStyle w:val="ListParagraph"/>
              <w:numPr>
                <w:ilvl w:val="0"/>
                <w:numId w:val="16"/>
              </w:numPr>
              <w:rPr>
                <w:rFonts w:ascii="Arial" w:hAnsi="Arial" w:cs="Arial"/>
                <w:sz w:val="20"/>
                <w:szCs w:val="20"/>
              </w:rPr>
            </w:pPr>
            <w:r w:rsidRPr="00D64FCA">
              <w:rPr>
                <w:rFonts w:ascii="Arial" w:hAnsi="Arial" w:cs="Arial"/>
                <w:sz w:val="20"/>
                <w:szCs w:val="20"/>
              </w:rPr>
              <w:t>Monthly Health Facility Devices/Other Materials Utilization Report</w:t>
            </w:r>
          </w:p>
          <w:p w14:paraId="735C092B" w14:textId="0F240BF7" w:rsidR="005649EF" w:rsidRPr="00D64FCA" w:rsidRDefault="005649EF" w:rsidP="005649EF">
            <w:pPr>
              <w:pStyle w:val="ListParagraph"/>
              <w:numPr>
                <w:ilvl w:val="0"/>
                <w:numId w:val="16"/>
              </w:numPr>
              <w:rPr>
                <w:rFonts w:ascii="Arial" w:hAnsi="Arial" w:cs="Arial"/>
                <w:sz w:val="20"/>
                <w:szCs w:val="20"/>
              </w:rPr>
            </w:pPr>
            <w:r w:rsidRPr="00D64FCA">
              <w:rPr>
                <w:rFonts w:ascii="Arial" w:hAnsi="Arial" w:cs="Arial"/>
                <w:sz w:val="20"/>
                <w:szCs w:val="20"/>
              </w:rPr>
              <w:t>Monthly Health Facility Vaccines Utilization Report</w:t>
            </w:r>
          </w:p>
        </w:tc>
      </w:tr>
      <w:tr w:rsidR="005649EF" w:rsidRPr="00D64FCA" w14:paraId="3097B330" w14:textId="77777777" w:rsidTr="005649EF">
        <w:tc>
          <w:tcPr>
            <w:tcW w:w="2802" w:type="dxa"/>
          </w:tcPr>
          <w:p w14:paraId="0D91F4F1" w14:textId="0647E4E0" w:rsidR="005649EF" w:rsidRPr="00D64FCA" w:rsidRDefault="005649EF" w:rsidP="002979CE">
            <w:pPr>
              <w:rPr>
                <w:rFonts w:ascii="Arial" w:hAnsi="Arial" w:cs="Arial"/>
                <w:sz w:val="20"/>
                <w:szCs w:val="20"/>
              </w:rPr>
            </w:pPr>
            <w:r w:rsidRPr="00D64FCA">
              <w:rPr>
                <w:rFonts w:ascii="Arial" w:hAnsi="Arial" w:cs="Arial"/>
                <w:sz w:val="20"/>
                <w:szCs w:val="20"/>
              </w:rPr>
              <w:t>Family Planning</w:t>
            </w:r>
          </w:p>
        </w:tc>
        <w:tc>
          <w:tcPr>
            <w:tcW w:w="5714" w:type="dxa"/>
          </w:tcPr>
          <w:p w14:paraId="0A8A31F4" w14:textId="77777777" w:rsidR="005649EF" w:rsidRPr="00D64FCA" w:rsidRDefault="005649EF" w:rsidP="005649EF">
            <w:pPr>
              <w:pStyle w:val="ListParagraph"/>
              <w:numPr>
                <w:ilvl w:val="0"/>
                <w:numId w:val="17"/>
              </w:numPr>
              <w:rPr>
                <w:rFonts w:ascii="Arial" w:hAnsi="Arial" w:cs="Arial"/>
                <w:sz w:val="20"/>
                <w:szCs w:val="20"/>
              </w:rPr>
            </w:pPr>
            <w:r w:rsidRPr="00D64FCA">
              <w:rPr>
                <w:rFonts w:ascii="Arial" w:hAnsi="Arial" w:cs="Arial"/>
                <w:sz w:val="20"/>
                <w:szCs w:val="20"/>
              </w:rPr>
              <w:t>Facility Stock Report</w:t>
            </w:r>
          </w:p>
          <w:p w14:paraId="27E1DBE4" w14:textId="77777777" w:rsidR="005649EF" w:rsidRPr="00D64FCA" w:rsidRDefault="005649EF" w:rsidP="005649EF">
            <w:pPr>
              <w:pStyle w:val="ListParagraph"/>
              <w:numPr>
                <w:ilvl w:val="0"/>
                <w:numId w:val="17"/>
              </w:numPr>
              <w:rPr>
                <w:rFonts w:ascii="Arial" w:hAnsi="Arial" w:cs="Arial"/>
                <w:sz w:val="20"/>
                <w:szCs w:val="20"/>
              </w:rPr>
            </w:pPr>
            <w:r w:rsidRPr="00D64FCA">
              <w:rPr>
                <w:rFonts w:ascii="Arial" w:hAnsi="Arial" w:cs="Arial"/>
                <w:sz w:val="20"/>
                <w:szCs w:val="20"/>
              </w:rPr>
              <w:t>Facility Consumption Report RH1</w:t>
            </w:r>
          </w:p>
          <w:p w14:paraId="336E7BFF" w14:textId="1EBD8416" w:rsidR="005649EF" w:rsidRPr="00D64FCA" w:rsidRDefault="005649EF" w:rsidP="005649EF">
            <w:pPr>
              <w:pStyle w:val="ListParagraph"/>
              <w:numPr>
                <w:ilvl w:val="0"/>
                <w:numId w:val="17"/>
              </w:numPr>
              <w:rPr>
                <w:rFonts w:ascii="Arial" w:hAnsi="Arial" w:cs="Arial"/>
                <w:sz w:val="20"/>
                <w:szCs w:val="20"/>
              </w:rPr>
            </w:pPr>
            <w:r w:rsidRPr="00D64FCA">
              <w:rPr>
                <w:rFonts w:ascii="Arial" w:hAnsi="Arial" w:cs="Arial"/>
                <w:sz w:val="20"/>
                <w:szCs w:val="20"/>
              </w:rPr>
              <w:t>Facility Consumption Report RH2</w:t>
            </w:r>
          </w:p>
        </w:tc>
      </w:tr>
      <w:tr w:rsidR="005649EF" w:rsidRPr="00D64FCA" w14:paraId="4365E7BB" w14:textId="77777777" w:rsidTr="005649EF">
        <w:tc>
          <w:tcPr>
            <w:tcW w:w="2802" w:type="dxa"/>
          </w:tcPr>
          <w:p w14:paraId="46C21234" w14:textId="4DDBAF07" w:rsidR="005649EF" w:rsidRPr="00D64FCA" w:rsidRDefault="005649EF" w:rsidP="002979CE">
            <w:pPr>
              <w:rPr>
                <w:rFonts w:ascii="Arial" w:hAnsi="Arial" w:cs="Arial"/>
                <w:sz w:val="20"/>
                <w:szCs w:val="20"/>
              </w:rPr>
            </w:pPr>
            <w:r w:rsidRPr="00D64FCA">
              <w:rPr>
                <w:rFonts w:ascii="Arial" w:hAnsi="Arial" w:cs="Arial"/>
                <w:sz w:val="20"/>
                <w:szCs w:val="20"/>
              </w:rPr>
              <w:t>Essential Medicines</w:t>
            </w:r>
          </w:p>
        </w:tc>
        <w:tc>
          <w:tcPr>
            <w:tcW w:w="5714" w:type="dxa"/>
          </w:tcPr>
          <w:p w14:paraId="4F894713" w14:textId="77777777" w:rsidR="005649EF" w:rsidRPr="00D64FCA" w:rsidRDefault="005649EF" w:rsidP="005649EF">
            <w:pPr>
              <w:pStyle w:val="ListParagraph"/>
              <w:numPr>
                <w:ilvl w:val="0"/>
                <w:numId w:val="18"/>
              </w:numPr>
              <w:rPr>
                <w:rFonts w:ascii="Arial" w:hAnsi="Arial" w:cs="Arial"/>
                <w:sz w:val="20"/>
                <w:szCs w:val="20"/>
              </w:rPr>
            </w:pPr>
            <w:r w:rsidRPr="00D64FCA">
              <w:rPr>
                <w:rFonts w:ascii="Arial" w:hAnsi="Arial" w:cs="Arial"/>
                <w:sz w:val="20"/>
                <w:szCs w:val="20"/>
              </w:rPr>
              <w:t>Facility Stock Report</w:t>
            </w:r>
          </w:p>
          <w:p w14:paraId="1E411F99" w14:textId="60788E26" w:rsidR="005649EF" w:rsidRPr="00D64FCA" w:rsidRDefault="005649EF" w:rsidP="005649EF">
            <w:pPr>
              <w:pStyle w:val="ListParagraph"/>
              <w:numPr>
                <w:ilvl w:val="0"/>
                <w:numId w:val="18"/>
              </w:numPr>
              <w:rPr>
                <w:rFonts w:ascii="Arial" w:hAnsi="Arial" w:cs="Arial"/>
                <w:sz w:val="20"/>
                <w:szCs w:val="20"/>
              </w:rPr>
            </w:pPr>
            <w:r w:rsidRPr="00D64FCA">
              <w:rPr>
                <w:rFonts w:ascii="Arial" w:hAnsi="Arial" w:cs="Arial"/>
                <w:sz w:val="20"/>
                <w:szCs w:val="20"/>
              </w:rPr>
              <w:t>Facility Consumption Report RH1</w:t>
            </w:r>
          </w:p>
        </w:tc>
      </w:tr>
      <w:tr w:rsidR="005649EF" w:rsidRPr="00D64FCA" w14:paraId="0F4EC1D5" w14:textId="77777777" w:rsidTr="005649EF">
        <w:tc>
          <w:tcPr>
            <w:tcW w:w="2802" w:type="dxa"/>
          </w:tcPr>
          <w:p w14:paraId="3777BEC9" w14:textId="7FD67A94" w:rsidR="005649EF" w:rsidRPr="00D64FCA" w:rsidRDefault="005649EF" w:rsidP="002979CE">
            <w:pPr>
              <w:rPr>
                <w:rFonts w:ascii="Arial" w:hAnsi="Arial" w:cs="Arial"/>
                <w:sz w:val="20"/>
                <w:szCs w:val="20"/>
              </w:rPr>
            </w:pPr>
            <w:r w:rsidRPr="00D64FCA">
              <w:rPr>
                <w:rFonts w:ascii="Arial" w:hAnsi="Arial" w:cs="Arial"/>
                <w:sz w:val="20"/>
                <w:szCs w:val="20"/>
              </w:rPr>
              <w:t>Malaria</w:t>
            </w:r>
          </w:p>
        </w:tc>
        <w:tc>
          <w:tcPr>
            <w:tcW w:w="5714" w:type="dxa"/>
          </w:tcPr>
          <w:p w14:paraId="24B23718" w14:textId="77777777" w:rsidR="005649EF" w:rsidRPr="00D64FCA" w:rsidRDefault="005649EF" w:rsidP="005649EF">
            <w:pPr>
              <w:pStyle w:val="ListParagraph"/>
              <w:numPr>
                <w:ilvl w:val="0"/>
                <w:numId w:val="19"/>
              </w:numPr>
              <w:rPr>
                <w:rFonts w:ascii="Arial" w:hAnsi="Arial" w:cs="Arial"/>
                <w:sz w:val="20"/>
                <w:szCs w:val="20"/>
              </w:rPr>
            </w:pPr>
            <w:r w:rsidRPr="00D64FCA">
              <w:rPr>
                <w:rFonts w:ascii="Arial" w:hAnsi="Arial" w:cs="Arial"/>
                <w:sz w:val="20"/>
                <w:szCs w:val="20"/>
              </w:rPr>
              <w:t>Facility Stock Report</w:t>
            </w:r>
          </w:p>
          <w:p w14:paraId="07DEF44C" w14:textId="63F84D90" w:rsidR="005649EF" w:rsidRPr="00D64FCA" w:rsidRDefault="005649EF" w:rsidP="005649EF">
            <w:pPr>
              <w:pStyle w:val="ListParagraph"/>
              <w:numPr>
                <w:ilvl w:val="0"/>
                <w:numId w:val="19"/>
              </w:numPr>
              <w:rPr>
                <w:rFonts w:ascii="Arial" w:hAnsi="Arial" w:cs="Arial"/>
                <w:sz w:val="20"/>
                <w:szCs w:val="20"/>
              </w:rPr>
            </w:pPr>
            <w:r w:rsidRPr="00D64FCA">
              <w:rPr>
                <w:rFonts w:ascii="Arial" w:hAnsi="Arial" w:cs="Arial"/>
                <w:sz w:val="20"/>
                <w:szCs w:val="20"/>
              </w:rPr>
              <w:t>Facility Consumption Report RH1</w:t>
            </w:r>
          </w:p>
        </w:tc>
      </w:tr>
    </w:tbl>
    <w:p w14:paraId="165AD7B1" w14:textId="77777777" w:rsidR="005649EF" w:rsidRPr="00D64FCA" w:rsidRDefault="005649EF" w:rsidP="002979CE">
      <w:pPr>
        <w:rPr>
          <w:rFonts w:ascii="Arial" w:hAnsi="Arial" w:cs="Arial"/>
          <w:sz w:val="20"/>
          <w:szCs w:val="20"/>
        </w:rPr>
      </w:pPr>
    </w:p>
    <w:p w14:paraId="387DD722" w14:textId="77777777" w:rsidR="005649EF" w:rsidRPr="00D64FCA" w:rsidRDefault="005649EF" w:rsidP="002979CE">
      <w:pPr>
        <w:rPr>
          <w:rFonts w:ascii="Arial" w:hAnsi="Arial" w:cs="Arial"/>
          <w:sz w:val="20"/>
          <w:szCs w:val="20"/>
        </w:rPr>
      </w:pPr>
    </w:p>
    <w:p w14:paraId="45502B02" w14:textId="4400FF18" w:rsidR="005649EF" w:rsidRPr="00D64FCA" w:rsidRDefault="005649EF" w:rsidP="002979CE">
      <w:pPr>
        <w:rPr>
          <w:rFonts w:ascii="Arial" w:hAnsi="Arial" w:cs="Arial"/>
          <w:sz w:val="20"/>
          <w:szCs w:val="20"/>
        </w:rPr>
      </w:pPr>
      <w:r w:rsidRPr="00D64FCA">
        <w:rPr>
          <w:rFonts w:ascii="Arial" w:hAnsi="Arial" w:cs="Arial"/>
          <w:sz w:val="20"/>
          <w:szCs w:val="20"/>
        </w:rPr>
        <w:t xml:space="preserve">Once you have selected the report type that you want, </w:t>
      </w:r>
      <w:commentRangeStart w:id="156"/>
      <w:r w:rsidRPr="00D64FCA">
        <w:rPr>
          <w:rFonts w:ascii="Arial" w:hAnsi="Arial" w:cs="Arial"/>
          <w:sz w:val="20"/>
          <w:szCs w:val="20"/>
        </w:rPr>
        <w:t>select the different paramete</w:t>
      </w:r>
      <w:r w:rsidR="00B3268E">
        <w:rPr>
          <w:rFonts w:ascii="Arial" w:hAnsi="Arial" w:cs="Arial"/>
          <w:sz w:val="20"/>
          <w:szCs w:val="20"/>
        </w:rPr>
        <w:t xml:space="preserve">rs </w:t>
      </w:r>
      <w:commentRangeEnd w:id="156"/>
      <w:r w:rsidR="003C6034">
        <w:rPr>
          <w:rStyle w:val="CommentReference"/>
        </w:rPr>
        <w:commentReference w:id="156"/>
      </w:r>
      <w:r w:rsidR="00B3268E">
        <w:rPr>
          <w:rFonts w:ascii="Arial" w:hAnsi="Arial" w:cs="Arial"/>
          <w:sz w:val="20"/>
          <w:szCs w:val="20"/>
        </w:rPr>
        <w:t>at the top of the report and</w:t>
      </w:r>
      <w:r w:rsidRPr="00D64FCA">
        <w:rPr>
          <w:rFonts w:ascii="Arial" w:hAnsi="Arial" w:cs="Arial"/>
          <w:sz w:val="20"/>
          <w:szCs w:val="20"/>
        </w:rPr>
        <w:t xml:space="preserve"> then tap ‘Load Report’ to view the required details. Examples of the ‘Facility Stock Report’ are provided below:</w:t>
      </w:r>
    </w:p>
    <w:p w14:paraId="2907507C" w14:textId="77777777" w:rsidR="00B75A3E" w:rsidRPr="00D64FCA" w:rsidRDefault="00B75A3E" w:rsidP="002979CE">
      <w:pPr>
        <w:rPr>
          <w:rFonts w:ascii="Arial" w:hAnsi="Arial" w:cs="Arial"/>
          <w:sz w:val="20"/>
          <w:szCs w:val="20"/>
        </w:rPr>
      </w:pPr>
    </w:p>
    <w:p w14:paraId="739CDD4D" w14:textId="13896EF6" w:rsidR="0055764F" w:rsidRPr="00D64FCA" w:rsidRDefault="00B75A3E" w:rsidP="002979CE">
      <w:pPr>
        <w:rPr>
          <w:rFonts w:ascii="Arial" w:hAnsi="Arial" w:cs="Arial"/>
          <w:sz w:val="20"/>
          <w:szCs w:val="20"/>
        </w:rPr>
      </w:pPr>
      <w:r>
        <w:rPr>
          <w:rFonts w:ascii="Arial" w:hAnsi="Arial" w:cs="Arial"/>
          <w:noProof/>
          <w:sz w:val="20"/>
          <w:szCs w:val="20"/>
        </w:rPr>
        <w:drawing>
          <wp:inline distT="0" distB="0" distL="0" distR="0" wp14:anchorId="68BF2A0C" wp14:editId="4598D753">
            <wp:extent cx="5266055" cy="3086735"/>
            <wp:effectExtent l="0" t="0" r="0" b="12065"/>
            <wp:docPr id="37" name="Picture 37" descr="MyHardDrive:Users:ekamara:Desktop:untitled folder:Screenshot_2014-12-31-15-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HardDrive:Users:ekamara:Desktop:untitled folder:Screenshot_2014-12-31-15-14-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224B84B8" w14:textId="77777777" w:rsidR="00EE61A6" w:rsidRDefault="00EE61A6">
      <w:pPr>
        <w:rPr>
          <w:rFonts w:ascii="Arial" w:hAnsi="Arial" w:cs="Arial"/>
          <w:sz w:val="20"/>
          <w:szCs w:val="20"/>
        </w:rPr>
      </w:pPr>
      <w:r>
        <w:rPr>
          <w:rFonts w:ascii="Arial" w:hAnsi="Arial" w:cs="Arial"/>
          <w:sz w:val="20"/>
          <w:szCs w:val="20"/>
        </w:rPr>
        <w:br w:type="page"/>
      </w:r>
    </w:p>
    <w:p w14:paraId="63E2BBF2" w14:textId="7D0FA719" w:rsidR="0055764F" w:rsidRPr="00D64FCA" w:rsidRDefault="003C6034" w:rsidP="002979CE">
      <w:pPr>
        <w:rPr>
          <w:rFonts w:ascii="Arial" w:hAnsi="Arial" w:cs="Arial"/>
          <w:sz w:val="20"/>
          <w:szCs w:val="20"/>
        </w:rPr>
      </w:pPr>
      <w:ins w:id="157" w:author="Gaurav Bhattacharya" w:date="2015-01-30T14:55:00Z">
        <w:r>
          <w:rPr>
            <w:rFonts w:ascii="Arial" w:hAnsi="Arial" w:cs="Arial"/>
            <w:sz w:val="20"/>
            <w:szCs w:val="20"/>
          </w:rPr>
          <w:lastRenderedPageBreak/>
          <w:t xml:space="preserve">MODULE: </w:t>
        </w:r>
      </w:ins>
      <w:r w:rsidR="0055764F" w:rsidRPr="00D64FCA">
        <w:rPr>
          <w:rFonts w:ascii="Arial" w:hAnsi="Arial" w:cs="Arial"/>
          <w:sz w:val="20"/>
          <w:szCs w:val="20"/>
        </w:rPr>
        <w:t>BIN CARD</w:t>
      </w:r>
    </w:p>
    <w:p w14:paraId="0C511F30" w14:textId="07D2895B" w:rsidR="0055764F" w:rsidRPr="00D64FCA" w:rsidRDefault="0055764F" w:rsidP="002979CE">
      <w:pPr>
        <w:rPr>
          <w:rFonts w:ascii="Arial" w:hAnsi="Arial" w:cs="Arial"/>
          <w:sz w:val="20"/>
          <w:szCs w:val="20"/>
        </w:rPr>
      </w:pPr>
      <w:r w:rsidRPr="00D64FCA">
        <w:rPr>
          <w:rFonts w:ascii="Arial" w:hAnsi="Arial" w:cs="Arial"/>
          <w:sz w:val="20"/>
          <w:szCs w:val="20"/>
        </w:rPr>
        <w:t xml:space="preserve">This module is used to provide </w:t>
      </w:r>
      <w:ins w:id="158" w:author="Gaurav Bhattacharya" w:date="2015-01-30T14:56:00Z">
        <w:r w:rsidR="008944A3">
          <w:rPr>
            <w:rFonts w:ascii="Arial" w:hAnsi="Arial" w:cs="Arial"/>
            <w:sz w:val="20"/>
            <w:szCs w:val="20"/>
          </w:rPr>
          <w:t xml:space="preserve">an Electronic Bin Card for each commodity and provides details of </w:t>
        </w:r>
      </w:ins>
      <w:del w:id="159" w:author="Gaurav Bhattacharya" w:date="2015-01-30T14:57:00Z">
        <w:r w:rsidRPr="00D64FCA" w:rsidDel="008944A3">
          <w:rPr>
            <w:rFonts w:ascii="Arial" w:hAnsi="Arial" w:cs="Arial"/>
            <w:sz w:val="20"/>
            <w:szCs w:val="20"/>
          </w:rPr>
          <w:delText>visibilit</w:delText>
        </w:r>
        <w:r w:rsidR="00E5741D" w:rsidRPr="00D64FCA" w:rsidDel="008944A3">
          <w:rPr>
            <w:rFonts w:ascii="Arial" w:hAnsi="Arial" w:cs="Arial"/>
            <w:sz w:val="20"/>
            <w:szCs w:val="20"/>
          </w:rPr>
          <w:delText xml:space="preserve">y into the </w:delText>
        </w:r>
      </w:del>
      <w:r w:rsidR="00E5741D" w:rsidRPr="00D64FCA">
        <w:rPr>
          <w:rFonts w:ascii="Arial" w:hAnsi="Arial" w:cs="Arial"/>
          <w:sz w:val="20"/>
          <w:szCs w:val="20"/>
        </w:rPr>
        <w:t xml:space="preserve">stock </w:t>
      </w:r>
      <w:ins w:id="160" w:author="Gaurav Bhattacharya" w:date="2015-01-30T14:57:00Z">
        <w:r w:rsidR="008944A3">
          <w:rPr>
            <w:rFonts w:ascii="Arial" w:hAnsi="Arial" w:cs="Arial"/>
            <w:sz w:val="20"/>
            <w:szCs w:val="20"/>
          </w:rPr>
          <w:t xml:space="preserve">movement and current Stock On Hand </w:t>
        </w:r>
      </w:ins>
      <w:del w:id="161" w:author="Gaurav Bhattacharya" w:date="2015-01-30T14:57:00Z">
        <w:r w:rsidR="00E5741D" w:rsidRPr="00D64FCA" w:rsidDel="008944A3">
          <w:rPr>
            <w:rFonts w:ascii="Arial" w:hAnsi="Arial" w:cs="Arial"/>
            <w:sz w:val="20"/>
            <w:szCs w:val="20"/>
          </w:rPr>
          <w:delText>of a commodity</w:delText>
        </w:r>
        <w:r w:rsidRPr="00D64FCA" w:rsidDel="008944A3">
          <w:rPr>
            <w:rFonts w:ascii="Arial" w:hAnsi="Arial" w:cs="Arial"/>
            <w:sz w:val="20"/>
            <w:szCs w:val="20"/>
          </w:rPr>
          <w:delText xml:space="preserve"> </w:delText>
        </w:r>
      </w:del>
      <w:r w:rsidRPr="00D64FCA">
        <w:rPr>
          <w:rFonts w:ascii="Arial" w:hAnsi="Arial" w:cs="Arial"/>
          <w:sz w:val="20"/>
          <w:szCs w:val="20"/>
        </w:rPr>
        <w:t>in the facility. Navigate to the module by tapping ‘Bin Card’ on the home page of the application.</w:t>
      </w:r>
    </w:p>
    <w:p w14:paraId="6901D25E" w14:textId="77777777" w:rsidR="0055764F" w:rsidRPr="00D64FCA" w:rsidRDefault="0055764F" w:rsidP="002979CE">
      <w:pPr>
        <w:rPr>
          <w:rFonts w:ascii="Arial" w:hAnsi="Arial" w:cs="Arial"/>
          <w:sz w:val="20"/>
          <w:szCs w:val="20"/>
        </w:rPr>
      </w:pPr>
    </w:p>
    <w:p w14:paraId="1A7284BF" w14:textId="77777777" w:rsidR="00B75A3E" w:rsidRPr="00D64FCA" w:rsidRDefault="00B75A3E" w:rsidP="002979CE">
      <w:pPr>
        <w:rPr>
          <w:rFonts w:ascii="Arial" w:hAnsi="Arial" w:cs="Arial"/>
          <w:sz w:val="20"/>
          <w:szCs w:val="20"/>
        </w:rPr>
      </w:pPr>
    </w:p>
    <w:p w14:paraId="0E2B11C6" w14:textId="31580ED6" w:rsidR="0055764F" w:rsidRPr="00D64FCA" w:rsidRDefault="00B75A3E" w:rsidP="002979CE">
      <w:pPr>
        <w:rPr>
          <w:rFonts w:ascii="Arial" w:hAnsi="Arial" w:cs="Arial"/>
          <w:sz w:val="20"/>
          <w:szCs w:val="20"/>
        </w:rPr>
      </w:pPr>
      <w:r>
        <w:rPr>
          <w:rFonts w:ascii="Arial" w:hAnsi="Arial" w:cs="Arial"/>
          <w:noProof/>
          <w:sz w:val="20"/>
          <w:szCs w:val="20"/>
        </w:rPr>
        <w:drawing>
          <wp:inline distT="0" distB="0" distL="0" distR="0" wp14:anchorId="6AC24F87" wp14:editId="10C6AFEF">
            <wp:extent cx="5266055" cy="3086735"/>
            <wp:effectExtent l="0" t="0" r="0" b="12065"/>
            <wp:docPr id="38" name="Picture 38" descr="MyHardDrive:Users:ekamara:Desktop:untitled folder:Screenshot_2014-12-31-15-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HardDrive:Users:ekamara:Desktop:untitled folder:Screenshot_2014-12-31-15-22-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5EC73A24" w14:textId="78E66122" w:rsidR="0055764F" w:rsidRPr="00D64FCA" w:rsidRDefault="00E5741D" w:rsidP="002979CE">
      <w:pPr>
        <w:rPr>
          <w:rFonts w:ascii="Arial" w:hAnsi="Arial" w:cs="Arial"/>
          <w:sz w:val="20"/>
          <w:szCs w:val="20"/>
        </w:rPr>
      </w:pPr>
      <w:r w:rsidRPr="00D64FCA">
        <w:rPr>
          <w:rFonts w:ascii="Arial" w:hAnsi="Arial" w:cs="Arial"/>
          <w:sz w:val="20"/>
          <w:szCs w:val="20"/>
        </w:rPr>
        <w:t>Select the commodity whose bin card you want to view either by using the search box or selecting it from the dropdown box and then tap ‘Load Bin Card’</w:t>
      </w:r>
    </w:p>
    <w:p w14:paraId="7419D114" w14:textId="77777777" w:rsidR="00E5741D" w:rsidRPr="00D64FCA" w:rsidRDefault="00E5741D" w:rsidP="002979CE">
      <w:pPr>
        <w:rPr>
          <w:rFonts w:ascii="Arial" w:hAnsi="Arial" w:cs="Arial"/>
          <w:sz w:val="20"/>
          <w:szCs w:val="20"/>
        </w:rPr>
      </w:pPr>
    </w:p>
    <w:p w14:paraId="253DD876" w14:textId="462F38D2" w:rsidR="002801DA" w:rsidRDefault="002801DA" w:rsidP="002979CE">
      <w:pPr>
        <w:rPr>
          <w:rFonts w:ascii="Arial" w:hAnsi="Arial" w:cs="Arial"/>
          <w:sz w:val="20"/>
          <w:szCs w:val="20"/>
        </w:rPr>
      </w:pPr>
      <w:r w:rsidRPr="00D64FCA">
        <w:rPr>
          <w:rFonts w:ascii="Arial" w:hAnsi="Arial" w:cs="Arial"/>
          <w:sz w:val="20"/>
          <w:szCs w:val="20"/>
        </w:rPr>
        <w:t xml:space="preserve">A sample bin </w:t>
      </w:r>
      <w:commentRangeStart w:id="162"/>
      <w:r w:rsidRPr="00D64FCA">
        <w:rPr>
          <w:rFonts w:ascii="Arial" w:hAnsi="Arial" w:cs="Arial"/>
          <w:sz w:val="20"/>
          <w:szCs w:val="20"/>
        </w:rPr>
        <w:t xml:space="preserve">card </w:t>
      </w:r>
      <w:commentRangeEnd w:id="162"/>
      <w:r w:rsidR="008944A3">
        <w:rPr>
          <w:rStyle w:val="CommentReference"/>
        </w:rPr>
        <w:commentReference w:id="162"/>
      </w:r>
      <w:r w:rsidRPr="00D64FCA">
        <w:rPr>
          <w:rFonts w:ascii="Arial" w:hAnsi="Arial" w:cs="Arial"/>
          <w:sz w:val="20"/>
          <w:szCs w:val="20"/>
        </w:rPr>
        <w:t>is presented below:</w:t>
      </w:r>
    </w:p>
    <w:p w14:paraId="1A3DE543" w14:textId="5BBD2C9C" w:rsidR="00B75A3E" w:rsidRPr="00D64FCA" w:rsidRDefault="00B75A3E" w:rsidP="002979CE">
      <w:pPr>
        <w:rPr>
          <w:rFonts w:ascii="Arial" w:hAnsi="Arial" w:cs="Arial"/>
          <w:sz w:val="20"/>
          <w:szCs w:val="20"/>
        </w:rPr>
      </w:pPr>
      <w:r>
        <w:rPr>
          <w:rFonts w:ascii="Arial" w:hAnsi="Arial" w:cs="Arial"/>
          <w:noProof/>
          <w:sz w:val="20"/>
          <w:szCs w:val="20"/>
        </w:rPr>
        <w:drawing>
          <wp:inline distT="0" distB="0" distL="0" distR="0" wp14:anchorId="7AE17130" wp14:editId="6C42DA4A">
            <wp:extent cx="5266055" cy="3086735"/>
            <wp:effectExtent l="0" t="0" r="0" b="12065"/>
            <wp:docPr id="39" name="Picture 39" descr="MyHardDrive:Users:ekamara:Desktop:untitled folder:Screenshot_2014-12-31-15-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HardDrive:Users:ekamara:Desktop:untitled folder:Screenshot_2014-12-31-15-35-2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p>
    <w:p w14:paraId="071AA39C" w14:textId="38B1AEED" w:rsidR="002801DA" w:rsidRPr="00D64FCA" w:rsidRDefault="008944A3" w:rsidP="002979CE">
      <w:pPr>
        <w:rPr>
          <w:rFonts w:ascii="Arial" w:hAnsi="Arial" w:cs="Arial"/>
          <w:sz w:val="20"/>
          <w:szCs w:val="20"/>
        </w:rPr>
      </w:pPr>
      <w:ins w:id="163" w:author="Gaurav Bhattacharya" w:date="2015-01-30T15:03:00Z">
        <w:r>
          <w:rPr>
            <w:rFonts w:ascii="Arial" w:hAnsi="Arial" w:cs="Arial"/>
            <w:sz w:val="20"/>
            <w:szCs w:val="20"/>
          </w:rPr>
          <w:t xml:space="preserve">MODULE: </w:t>
        </w:r>
      </w:ins>
      <w:r w:rsidR="002801DA" w:rsidRPr="00D64FCA">
        <w:rPr>
          <w:rFonts w:ascii="Arial" w:hAnsi="Arial" w:cs="Arial"/>
          <w:sz w:val="20"/>
          <w:szCs w:val="20"/>
        </w:rPr>
        <w:t>MESSAGES</w:t>
      </w:r>
    </w:p>
    <w:p w14:paraId="24033E69" w14:textId="53A7F0CA" w:rsidR="002801DA" w:rsidRPr="00D64FCA" w:rsidRDefault="002801DA" w:rsidP="002979CE">
      <w:pPr>
        <w:rPr>
          <w:rFonts w:ascii="Arial" w:hAnsi="Arial" w:cs="Arial"/>
          <w:sz w:val="20"/>
          <w:szCs w:val="20"/>
        </w:rPr>
      </w:pPr>
      <w:r w:rsidRPr="00D64FCA">
        <w:rPr>
          <w:rFonts w:ascii="Arial" w:hAnsi="Arial" w:cs="Arial"/>
          <w:sz w:val="20"/>
          <w:szCs w:val="20"/>
        </w:rPr>
        <w:t>This module is used to view and act on all notifications within the application. It is divided into two:</w:t>
      </w:r>
    </w:p>
    <w:p w14:paraId="1F7D4A4D" w14:textId="2B62FD0D" w:rsidR="002801DA" w:rsidRPr="00D64FCA" w:rsidRDefault="002801DA" w:rsidP="002801DA">
      <w:pPr>
        <w:pStyle w:val="ListParagraph"/>
        <w:numPr>
          <w:ilvl w:val="0"/>
          <w:numId w:val="20"/>
        </w:numPr>
        <w:rPr>
          <w:rFonts w:ascii="Arial" w:hAnsi="Arial" w:cs="Arial"/>
          <w:sz w:val="20"/>
          <w:szCs w:val="20"/>
        </w:rPr>
      </w:pPr>
      <w:r w:rsidRPr="00D64FCA">
        <w:rPr>
          <w:rFonts w:ascii="Arial" w:hAnsi="Arial" w:cs="Arial"/>
          <w:sz w:val="20"/>
          <w:szCs w:val="20"/>
        </w:rPr>
        <w:t xml:space="preserve">Alerts which pop up when the amount of stock of a particular commodity are going below </w:t>
      </w:r>
      <w:del w:id="164" w:author="Gaurav Bhattacharya" w:date="2015-01-30T15:03:00Z">
        <w:r w:rsidRPr="00D64FCA" w:rsidDel="008944A3">
          <w:rPr>
            <w:rFonts w:ascii="Arial" w:hAnsi="Arial" w:cs="Arial"/>
            <w:sz w:val="20"/>
            <w:szCs w:val="20"/>
          </w:rPr>
          <w:delText>a certain threshold</w:delText>
        </w:r>
      </w:del>
      <w:ins w:id="165" w:author="Gaurav Bhattacharya" w:date="2015-01-30T15:03:00Z">
        <w:r w:rsidR="008944A3">
          <w:rPr>
            <w:rFonts w:ascii="Arial" w:hAnsi="Arial" w:cs="Arial"/>
            <w:sz w:val="20"/>
            <w:szCs w:val="20"/>
          </w:rPr>
          <w:t>the Minimum level</w:t>
        </w:r>
      </w:ins>
      <w:r w:rsidRPr="00D64FCA">
        <w:rPr>
          <w:rFonts w:ascii="Arial" w:hAnsi="Arial" w:cs="Arial"/>
          <w:sz w:val="20"/>
          <w:szCs w:val="20"/>
        </w:rPr>
        <w:t>.</w:t>
      </w:r>
    </w:p>
    <w:p w14:paraId="0E0CE4D4" w14:textId="50F0B041" w:rsidR="002801DA" w:rsidRPr="00D64FCA" w:rsidRDefault="002801DA" w:rsidP="002801DA">
      <w:pPr>
        <w:pStyle w:val="ListParagraph"/>
        <w:numPr>
          <w:ilvl w:val="0"/>
          <w:numId w:val="20"/>
        </w:numPr>
        <w:rPr>
          <w:rFonts w:ascii="Arial" w:hAnsi="Arial" w:cs="Arial"/>
          <w:sz w:val="20"/>
          <w:szCs w:val="20"/>
        </w:rPr>
      </w:pPr>
      <w:r w:rsidRPr="00D64FCA">
        <w:rPr>
          <w:rFonts w:ascii="Arial" w:hAnsi="Arial" w:cs="Arial"/>
          <w:sz w:val="20"/>
          <w:szCs w:val="20"/>
        </w:rPr>
        <w:t>Notifications which are messages that require the user’s intervention.</w:t>
      </w:r>
    </w:p>
    <w:p w14:paraId="1F0E4D4C" w14:textId="77777777" w:rsidR="00191891" w:rsidRDefault="00191891" w:rsidP="002801DA">
      <w:pPr>
        <w:rPr>
          <w:rFonts w:ascii="Arial" w:hAnsi="Arial" w:cs="Arial"/>
          <w:sz w:val="20"/>
          <w:szCs w:val="20"/>
        </w:rPr>
      </w:pPr>
    </w:p>
    <w:p w14:paraId="23949797" w14:textId="471C2204" w:rsidR="002801DA" w:rsidRPr="00D64FCA" w:rsidRDefault="00191891" w:rsidP="002801DA">
      <w:pPr>
        <w:rPr>
          <w:rFonts w:ascii="Arial" w:hAnsi="Arial" w:cs="Arial"/>
          <w:b/>
          <w:sz w:val="20"/>
          <w:szCs w:val="20"/>
        </w:rPr>
      </w:pPr>
      <w:r>
        <w:rPr>
          <w:rFonts w:ascii="Arial" w:hAnsi="Arial" w:cs="Arial"/>
          <w:noProof/>
          <w:sz w:val="20"/>
          <w:szCs w:val="20"/>
        </w:rPr>
        <w:lastRenderedPageBreak/>
        <w:drawing>
          <wp:inline distT="0" distB="0" distL="0" distR="0" wp14:anchorId="6AD50795" wp14:editId="32642640">
            <wp:extent cx="5266055" cy="3086735"/>
            <wp:effectExtent l="0" t="0" r="0" b="12065"/>
            <wp:docPr id="40" name="Picture 40" descr="MyHardDrive:Users:ekamara:Desktop:untitled folder:Screenshot_2014-12-31-15-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yHardDrive:Users:ekamara:Desktop:untitled folder:Screenshot_2014-12-31-15-38-0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3086735"/>
                    </a:xfrm>
                    <a:prstGeom prst="rect">
                      <a:avLst/>
                    </a:prstGeom>
                    <a:noFill/>
                    <a:ln>
                      <a:noFill/>
                    </a:ln>
                  </pic:spPr>
                </pic:pic>
              </a:graphicData>
            </a:graphic>
          </wp:inline>
        </w:drawing>
      </w:r>
      <w:r w:rsidR="002801DA" w:rsidRPr="00D64FCA">
        <w:rPr>
          <w:rFonts w:ascii="Arial" w:hAnsi="Arial" w:cs="Arial"/>
          <w:sz w:val="20"/>
          <w:szCs w:val="20"/>
        </w:rPr>
        <w:br/>
      </w:r>
      <w:r w:rsidR="002801DA" w:rsidRPr="00D64FCA">
        <w:rPr>
          <w:rFonts w:ascii="Arial" w:hAnsi="Arial" w:cs="Arial"/>
          <w:b/>
          <w:sz w:val="20"/>
          <w:szCs w:val="20"/>
        </w:rPr>
        <w:t>Types of alerts</w:t>
      </w:r>
    </w:p>
    <w:p w14:paraId="4EF133C9" w14:textId="16CCD600" w:rsidR="002801DA" w:rsidRDefault="00E716E0" w:rsidP="002801DA">
      <w:pPr>
        <w:rPr>
          <w:ins w:id="166" w:author="Gaurav Bhattacharya" w:date="2015-01-30T15:04:00Z"/>
          <w:rFonts w:ascii="Arial" w:hAnsi="Arial" w:cs="Arial"/>
          <w:sz w:val="20"/>
          <w:szCs w:val="20"/>
        </w:rPr>
      </w:pPr>
      <w:commentRangeStart w:id="167"/>
      <w:r w:rsidRPr="00E716E0">
        <w:rPr>
          <w:rFonts w:ascii="Arial" w:hAnsi="Arial" w:cs="Arial"/>
          <w:sz w:val="20"/>
          <w:szCs w:val="20"/>
        </w:rPr>
        <w:t>Low stock alert</w:t>
      </w:r>
      <w:ins w:id="168" w:author="Gaurav Bhattacharya" w:date="2015-01-30T15:04:00Z">
        <w:r w:rsidR="008944A3">
          <w:rPr>
            <w:rFonts w:ascii="Arial" w:hAnsi="Arial" w:cs="Arial"/>
            <w:sz w:val="20"/>
            <w:szCs w:val="20"/>
          </w:rPr>
          <w:t xml:space="preserve"> (represented in grey text)</w:t>
        </w:r>
      </w:ins>
    </w:p>
    <w:p w14:paraId="0F92B378" w14:textId="4B3A81BC" w:rsidR="008944A3" w:rsidRPr="00E716E0" w:rsidRDefault="008944A3" w:rsidP="002801DA">
      <w:pPr>
        <w:rPr>
          <w:rFonts w:ascii="Arial" w:hAnsi="Arial" w:cs="Arial"/>
          <w:sz w:val="20"/>
          <w:szCs w:val="20"/>
        </w:rPr>
      </w:pPr>
      <w:ins w:id="169" w:author="Gaurav Bhattacharya" w:date="2015-01-30T15:04:00Z">
        <w:r>
          <w:rPr>
            <w:rFonts w:ascii="Arial" w:hAnsi="Arial" w:cs="Arial"/>
            <w:sz w:val="20"/>
            <w:szCs w:val="20"/>
          </w:rPr>
          <w:t>Stock out alert (represented in red text)</w:t>
        </w:r>
      </w:ins>
    </w:p>
    <w:p w14:paraId="77DDF2DB" w14:textId="77777777" w:rsidR="002801DA" w:rsidRPr="00D64FCA" w:rsidRDefault="002801DA" w:rsidP="002801DA">
      <w:pPr>
        <w:rPr>
          <w:rFonts w:ascii="Arial" w:hAnsi="Arial" w:cs="Arial"/>
          <w:b/>
          <w:sz w:val="20"/>
          <w:szCs w:val="20"/>
        </w:rPr>
      </w:pPr>
    </w:p>
    <w:p w14:paraId="4C85F33F" w14:textId="09E9E610" w:rsidR="002801DA" w:rsidRDefault="002801DA" w:rsidP="002801DA">
      <w:pPr>
        <w:rPr>
          <w:rFonts w:ascii="Arial" w:hAnsi="Arial" w:cs="Arial"/>
          <w:b/>
          <w:sz w:val="20"/>
          <w:szCs w:val="20"/>
        </w:rPr>
      </w:pPr>
      <w:r w:rsidRPr="00D64FCA">
        <w:rPr>
          <w:rFonts w:ascii="Arial" w:hAnsi="Arial" w:cs="Arial"/>
          <w:b/>
          <w:sz w:val="20"/>
          <w:szCs w:val="20"/>
        </w:rPr>
        <w:t>Types of notifications</w:t>
      </w:r>
    </w:p>
    <w:p w14:paraId="7437DDED" w14:textId="119D85FB" w:rsidR="00B12772" w:rsidRPr="00E716E0" w:rsidRDefault="00B12772" w:rsidP="002801DA">
      <w:pPr>
        <w:rPr>
          <w:rFonts w:ascii="Arial" w:hAnsi="Arial" w:cs="Arial"/>
          <w:sz w:val="20"/>
          <w:szCs w:val="20"/>
        </w:rPr>
      </w:pPr>
      <w:r w:rsidRPr="00E716E0">
        <w:rPr>
          <w:rFonts w:ascii="Arial" w:hAnsi="Arial" w:cs="Arial"/>
          <w:sz w:val="20"/>
          <w:szCs w:val="20"/>
        </w:rPr>
        <w:t>New Allocation notification</w:t>
      </w:r>
    </w:p>
    <w:p w14:paraId="49D19FBD" w14:textId="4EBB871C" w:rsidR="002801DA" w:rsidRDefault="00B12772" w:rsidP="00B12772">
      <w:pPr>
        <w:rPr>
          <w:ins w:id="170" w:author="Gaurav Bhattacharya" w:date="2015-01-30T15:06:00Z"/>
          <w:rFonts w:ascii="Arial" w:hAnsi="Arial" w:cs="Arial"/>
          <w:sz w:val="20"/>
          <w:szCs w:val="20"/>
        </w:rPr>
      </w:pPr>
      <w:r w:rsidRPr="00E716E0">
        <w:rPr>
          <w:rFonts w:ascii="Arial" w:hAnsi="Arial" w:cs="Arial"/>
          <w:sz w:val="20"/>
          <w:szCs w:val="20"/>
        </w:rPr>
        <w:t>Monthly physical stock count</w:t>
      </w:r>
      <w:commentRangeStart w:id="171"/>
      <w:r w:rsidRPr="00E716E0">
        <w:rPr>
          <w:rFonts w:ascii="Arial" w:hAnsi="Arial" w:cs="Arial"/>
          <w:sz w:val="20"/>
          <w:szCs w:val="20"/>
        </w:rPr>
        <w:t xml:space="preserve"> alert</w:t>
      </w:r>
      <w:commentRangeEnd w:id="171"/>
      <w:r w:rsidR="008944A3">
        <w:rPr>
          <w:rStyle w:val="CommentReference"/>
        </w:rPr>
        <w:commentReference w:id="171"/>
      </w:r>
    </w:p>
    <w:p w14:paraId="0C014C06" w14:textId="1B7A4A60" w:rsidR="00723C14" w:rsidRDefault="00723C14" w:rsidP="00B12772">
      <w:pPr>
        <w:rPr>
          <w:ins w:id="172" w:author="Gaurav Bhattacharya" w:date="2015-01-30T15:05:00Z"/>
          <w:rFonts w:ascii="Arial" w:hAnsi="Arial" w:cs="Arial"/>
          <w:sz w:val="20"/>
          <w:szCs w:val="20"/>
        </w:rPr>
      </w:pPr>
      <w:ins w:id="173" w:author="Gaurav Bhattacharya" w:date="2015-01-30T15:06:00Z">
        <w:r>
          <w:rPr>
            <w:rFonts w:ascii="Arial" w:hAnsi="Arial" w:cs="Arial"/>
            <w:sz w:val="20"/>
            <w:szCs w:val="20"/>
          </w:rPr>
          <w:t xml:space="preserve">Routine order notification </w:t>
        </w:r>
      </w:ins>
    </w:p>
    <w:p w14:paraId="797BD302" w14:textId="268D1BCB" w:rsidR="008944A3" w:rsidRPr="00E716E0" w:rsidRDefault="008944A3" w:rsidP="00B12772">
      <w:pPr>
        <w:rPr>
          <w:rFonts w:ascii="Arial" w:hAnsi="Arial" w:cs="Arial"/>
          <w:sz w:val="20"/>
          <w:szCs w:val="20"/>
        </w:rPr>
      </w:pPr>
      <w:ins w:id="174" w:author="Gaurav Bhattacharya" w:date="2015-01-30T15:05:00Z">
        <w:r>
          <w:rPr>
            <w:rFonts w:ascii="Arial" w:hAnsi="Arial" w:cs="Arial"/>
            <w:sz w:val="20"/>
            <w:szCs w:val="20"/>
          </w:rPr>
          <w:t xml:space="preserve">Notification of no </w:t>
        </w:r>
        <w:commentRangeStart w:id="175"/>
        <w:r>
          <w:rPr>
            <w:rFonts w:ascii="Arial" w:hAnsi="Arial" w:cs="Arial"/>
            <w:sz w:val="20"/>
            <w:szCs w:val="20"/>
          </w:rPr>
          <w:t>data entry</w:t>
        </w:r>
        <w:commentRangeEnd w:id="175"/>
        <w:r>
          <w:rPr>
            <w:rStyle w:val="CommentReference"/>
          </w:rPr>
          <w:commentReference w:id="175"/>
        </w:r>
      </w:ins>
    </w:p>
    <w:p w14:paraId="6D2BA377" w14:textId="77777777" w:rsidR="002801DA" w:rsidRPr="00D64FCA" w:rsidRDefault="002801DA" w:rsidP="002801DA">
      <w:pPr>
        <w:rPr>
          <w:rFonts w:ascii="Arial" w:hAnsi="Arial" w:cs="Arial"/>
          <w:b/>
          <w:sz w:val="20"/>
          <w:szCs w:val="20"/>
        </w:rPr>
      </w:pPr>
    </w:p>
    <w:p w14:paraId="102F33AA" w14:textId="77777777" w:rsidR="00CF10A3" w:rsidRDefault="002801DA" w:rsidP="002801DA">
      <w:pPr>
        <w:rPr>
          <w:rFonts w:ascii="Arial" w:hAnsi="Arial" w:cs="Arial"/>
          <w:sz w:val="20"/>
          <w:szCs w:val="20"/>
        </w:rPr>
      </w:pPr>
      <w:r w:rsidRPr="00D64FCA">
        <w:rPr>
          <w:rFonts w:ascii="Arial" w:hAnsi="Arial" w:cs="Arial"/>
          <w:sz w:val="20"/>
          <w:szCs w:val="20"/>
        </w:rPr>
        <w:t>To act on an alert or notification</w:t>
      </w:r>
      <w:commentRangeEnd w:id="167"/>
      <w:r w:rsidR="00723C14">
        <w:rPr>
          <w:rStyle w:val="CommentReference"/>
        </w:rPr>
        <w:commentReference w:id="167"/>
      </w:r>
      <w:r w:rsidRPr="00D64FCA">
        <w:rPr>
          <w:rFonts w:ascii="Arial" w:hAnsi="Arial" w:cs="Arial"/>
          <w:sz w:val="20"/>
          <w:szCs w:val="20"/>
        </w:rPr>
        <w:t xml:space="preserve">, tap it and you will be redirected to the appropriate module where you can take action to resolve it. </w:t>
      </w:r>
    </w:p>
    <w:p w14:paraId="36C2EBC6" w14:textId="77777777" w:rsidR="00CF10A3" w:rsidRDefault="00CF10A3" w:rsidP="002801DA">
      <w:pPr>
        <w:rPr>
          <w:rFonts w:ascii="Arial" w:hAnsi="Arial" w:cs="Arial"/>
          <w:sz w:val="20"/>
          <w:szCs w:val="20"/>
        </w:rPr>
      </w:pPr>
    </w:p>
    <w:p w14:paraId="05DC6FE5" w14:textId="32EE1FA2" w:rsidR="002801DA" w:rsidRPr="00D64FCA" w:rsidRDefault="00CF10A3" w:rsidP="002801DA">
      <w:pPr>
        <w:rPr>
          <w:rFonts w:ascii="Arial" w:hAnsi="Arial" w:cs="Arial"/>
          <w:sz w:val="20"/>
          <w:szCs w:val="20"/>
        </w:rPr>
      </w:pPr>
      <w:r>
        <w:rPr>
          <w:rFonts w:ascii="Arial" w:hAnsi="Arial" w:cs="Arial"/>
          <w:sz w:val="20"/>
          <w:szCs w:val="20"/>
        </w:rPr>
        <w:t>When you</w:t>
      </w:r>
      <w:r w:rsidR="002801DA" w:rsidRPr="00D64FCA">
        <w:rPr>
          <w:rFonts w:ascii="Arial" w:hAnsi="Arial" w:cs="Arial"/>
          <w:sz w:val="20"/>
          <w:szCs w:val="20"/>
        </w:rPr>
        <w:t xml:space="preserve"> select a low stock alert, you will be taken to the Order module with the quantities to</w:t>
      </w:r>
      <w:r w:rsidR="00191891">
        <w:rPr>
          <w:rFonts w:ascii="Arial" w:hAnsi="Arial" w:cs="Arial"/>
          <w:sz w:val="20"/>
          <w:szCs w:val="20"/>
        </w:rPr>
        <w:t xml:space="preserve"> </w:t>
      </w:r>
      <w:r w:rsidR="002801DA" w:rsidRPr="00D64FCA">
        <w:rPr>
          <w:rFonts w:ascii="Arial" w:hAnsi="Arial" w:cs="Arial"/>
          <w:sz w:val="20"/>
          <w:szCs w:val="20"/>
        </w:rPr>
        <w:t>order pre-populated and the type of order set to ‘Emergency’</w:t>
      </w:r>
    </w:p>
    <w:p w14:paraId="65098906" w14:textId="77777777" w:rsidR="00CF10A3" w:rsidRDefault="00CF10A3" w:rsidP="002801DA">
      <w:pPr>
        <w:rPr>
          <w:rFonts w:ascii="Arial" w:hAnsi="Arial" w:cs="Arial"/>
          <w:sz w:val="20"/>
          <w:szCs w:val="20"/>
        </w:rPr>
      </w:pPr>
    </w:p>
    <w:p w14:paraId="166850AD" w14:textId="0F93114D" w:rsidR="002801DA" w:rsidRDefault="00CF10A3" w:rsidP="002801DA">
      <w:pPr>
        <w:rPr>
          <w:rFonts w:ascii="Arial" w:hAnsi="Arial" w:cs="Arial"/>
          <w:sz w:val="20"/>
          <w:szCs w:val="20"/>
        </w:rPr>
      </w:pPr>
      <w:r>
        <w:rPr>
          <w:rFonts w:ascii="Arial" w:hAnsi="Arial" w:cs="Arial"/>
          <w:noProof/>
          <w:sz w:val="20"/>
          <w:szCs w:val="20"/>
        </w:rPr>
        <w:drawing>
          <wp:inline distT="0" distB="0" distL="0" distR="0" wp14:anchorId="180B5F10" wp14:editId="2BDAB7A3">
            <wp:extent cx="4241273" cy="2486052"/>
            <wp:effectExtent l="0" t="0" r="635" b="3175"/>
            <wp:docPr id="41" name="Picture 41" descr="MyHardDrive:Users:ekamara:Desktop:untitled folder:Screenshot_2014-12-31-15-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HardDrive:Users:ekamara:Desktop:untitled folder:Screenshot_2014-12-31-15-40-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1273" cy="2486052"/>
                    </a:xfrm>
                    <a:prstGeom prst="rect">
                      <a:avLst/>
                    </a:prstGeom>
                    <a:noFill/>
                    <a:ln>
                      <a:noFill/>
                    </a:ln>
                  </pic:spPr>
                </pic:pic>
              </a:graphicData>
            </a:graphic>
          </wp:inline>
        </w:drawing>
      </w:r>
    </w:p>
    <w:p w14:paraId="556028C9" w14:textId="77777777" w:rsidR="00CF10A3" w:rsidRDefault="00CF10A3" w:rsidP="00CF10A3">
      <w:pPr>
        <w:rPr>
          <w:rFonts w:ascii="Arial" w:hAnsi="Arial" w:cs="Arial"/>
          <w:sz w:val="20"/>
          <w:szCs w:val="20"/>
        </w:rPr>
      </w:pPr>
    </w:p>
    <w:p w14:paraId="6A902406" w14:textId="64BA9A49" w:rsidR="00CF10A3" w:rsidRDefault="00CF10A3" w:rsidP="00CF10A3">
      <w:pPr>
        <w:rPr>
          <w:rFonts w:ascii="Arial" w:hAnsi="Arial" w:cs="Arial"/>
          <w:sz w:val="20"/>
          <w:szCs w:val="20"/>
        </w:rPr>
      </w:pPr>
      <w:r>
        <w:rPr>
          <w:rFonts w:ascii="Arial" w:hAnsi="Arial" w:cs="Arial"/>
          <w:sz w:val="20"/>
          <w:szCs w:val="20"/>
        </w:rPr>
        <w:t>When you</w:t>
      </w:r>
      <w:r w:rsidRPr="00D64FCA">
        <w:rPr>
          <w:rFonts w:ascii="Arial" w:hAnsi="Arial" w:cs="Arial"/>
          <w:sz w:val="20"/>
          <w:szCs w:val="20"/>
        </w:rPr>
        <w:t xml:space="preserve"> select a </w:t>
      </w:r>
      <w:r>
        <w:rPr>
          <w:rFonts w:ascii="Arial" w:hAnsi="Arial" w:cs="Arial"/>
          <w:sz w:val="20"/>
          <w:szCs w:val="20"/>
        </w:rPr>
        <w:t>new allocation notification</w:t>
      </w:r>
      <w:r w:rsidRPr="00D64FCA">
        <w:rPr>
          <w:rFonts w:ascii="Arial" w:hAnsi="Arial" w:cs="Arial"/>
          <w:sz w:val="20"/>
          <w:szCs w:val="20"/>
        </w:rPr>
        <w:t xml:space="preserve">, you will be taken to the </w:t>
      </w:r>
      <w:r>
        <w:rPr>
          <w:rFonts w:ascii="Arial" w:hAnsi="Arial" w:cs="Arial"/>
          <w:sz w:val="20"/>
          <w:szCs w:val="20"/>
        </w:rPr>
        <w:t xml:space="preserve">Receive module with the allocated commodities </w:t>
      </w:r>
      <w:r w:rsidRPr="00D64FCA">
        <w:rPr>
          <w:rFonts w:ascii="Arial" w:hAnsi="Arial" w:cs="Arial"/>
          <w:sz w:val="20"/>
          <w:szCs w:val="20"/>
        </w:rPr>
        <w:t>pre-populated and the</w:t>
      </w:r>
      <w:r>
        <w:rPr>
          <w:rFonts w:ascii="Arial" w:hAnsi="Arial" w:cs="Arial"/>
          <w:sz w:val="20"/>
          <w:szCs w:val="20"/>
        </w:rPr>
        <w:t>n you fill in the quantities received</w:t>
      </w:r>
    </w:p>
    <w:p w14:paraId="65BDDA54" w14:textId="77777777" w:rsidR="00CF10A3" w:rsidRDefault="00CF10A3" w:rsidP="00CF10A3">
      <w:pPr>
        <w:rPr>
          <w:rFonts w:ascii="Arial" w:hAnsi="Arial" w:cs="Arial"/>
          <w:sz w:val="20"/>
          <w:szCs w:val="20"/>
        </w:rPr>
      </w:pPr>
    </w:p>
    <w:p w14:paraId="6E86D15F" w14:textId="744486B9" w:rsidR="00CF10A3" w:rsidRPr="00D64FCA" w:rsidRDefault="00CF10A3" w:rsidP="00CF10A3">
      <w:pPr>
        <w:rPr>
          <w:rFonts w:ascii="Arial" w:hAnsi="Arial" w:cs="Arial"/>
          <w:sz w:val="20"/>
          <w:szCs w:val="20"/>
        </w:rPr>
      </w:pPr>
      <w:r>
        <w:rPr>
          <w:rFonts w:ascii="Arial" w:hAnsi="Arial" w:cs="Arial"/>
          <w:sz w:val="20"/>
          <w:szCs w:val="20"/>
        </w:rPr>
        <w:lastRenderedPageBreak/>
        <w:t>When you</w:t>
      </w:r>
      <w:r w:rsidRPr="00D64FCA">
        <w:rPr>
          <w:rFonts w:ascii="Arial" w:hAnsi="Arial" w:cs="Arial"/>
          <w:sz w:val="20"/>
          <w:szCs w:val="20"/>
        </w:rPr>
        <w:t xml:space="preserve"> select a </w:t>
      </w:r>
      <w:r>
        <w:rPr>
          <w:rFonts w:ascii="Arial" w:hAnsi="Arial" w:cs="Arial"/>
          <w:sz w:val="20"/>
          <w:szCs w:val="20"/>
        </w:rPr>
        <w:t xml:space="preserve">Monthly Physical count alert, </w:t>
      </w:r>
      <w:r w:rsidRPr="00D64FCA">
        <w:rPr>
          <w:rFonts w:ascii="Arial" w:hAnsi="Arial" w:cs="Arial"/>
          <w:sz w:val="20"/>
          <w:szCs w:val="20"/>
        </w:rPr>
        <w:t xml:space="preserve">you will be taken to the </w:t>
      </w:r>
      <w:r>
        <w:rPr>
          <w:rFonts w:ascii="Arial" w:hAnsi="Arial" w:cs="Arial"/>
          <w:sz w:val="20"/>
          <w:szCs w:val="20"/>
        </w:rPr>
        <w:t>Adjustments</w:t>
      </w:r>
      <w:r w:rsidRPr="00D64FCA">
        <w:rPr>
          <w:rFonts w:ascii="Arial" w:hAnsi="Arial" w:cs="Arial"/>
          <w:sz w:val="20"/>
          <w:szCs w:val="20"/>
        </w:rPr>
        <w:t xml:space="preserve"> module with the</w:t>
      </w:r>
      <w:r>
        <w:rPr>
          <w:rFonts w:ascii="Arial" w:hAnsi="Arial" w:cs="Arial"/>
          <w:sz w:val="20"/>
          <w:szCs w:val="20"/>
        </w:rPr>
        <w:t xml:space="preserve"> reason for adjustment set to Physical count and all the commodities loaded, you then can fill in the actual quantities you found after counting.</w:t>
      </w:r>
    </w:p>
    <w:p w14:paraId="3F6DB35D" w14:textId="77777777" w:rsidR="00CF10A3" w:rsidRPr="00D64FCA" w:rsidRDefault="00CF10A3" w:rsidP="00CF10A3">
      <w:pPr>
        <w:rPr>
          <w:rFonts w:ascii="Arial" w:hAnsi="Arial" w:cs="Arial"/>
          <w:sz w:val="20"/>
          <w:szCs w:val="20"/>
        </w:rPr>
      </w:pPr>
    </w:p>
    <w:p w14:paraId="63CA7FA7" w14:textId="77777777" w:rsidR="00CF10A3" w:rsidRDefault="00CF10A3" w:rsidP="002801DA">
      <w:pPr>
        <w:rPr>
          <w:rFonts w:ascii="Arial" w:hAnsi="Arial" w:cs="Arial"/>
          <w:sz w:val="20"/>
          <w:szCs w:val="20"/>
        </w:rPr>
      </w:pPr>
    </w:p>
    <w:p w14:paraId="6806935A" w14:textId="271C9BD5" w:rsidR="00ED1E80" w:rsidRDefault="00ED1E80" w:rsidP="002801DA">
      <w:pPr>
        <w:rPr>
          <w:rFonts w:ascii="Arial" w:hAnsi="Arial" w:cs="Arial"/>
          <w:sz w:val="20"/>
          <w:szCs w:val="20"/>
        </w:rPr>
      </w:pPr>
    </w:p>
    <w:p w14:paraId="6F85AD43" w14:textId="77777777" w:rsidR="00ED1E80" w:rsidRPr="00ED1E80" w:rsidRDefault="00ED1E80" w:rsidP="00ED1E80">
      <w:pPr>
        <w:rPr>
          <w:rFonts w:ascii="Arial" w:hAnsi="Arial" w:cs="Arial"/>
          <w:sz w:val="20"/>
          <w:szCs w:val="20"/>
        </w:rPr>
      </w:pPr>
    </w:p>
    <w:p w14:paraId="2F31B9B2" w14:textId="77777777" w:rsidR="00ED1E80" w:rsidRPr="00ED1E80" w:rsidRDefault="00ED1E80" w:rsidP="00ED1E80">
      <w:pPr>
        <w:rPr>
          <w:rFonts w:ascii="Arial" w:hAnsi="Arial" w:cs="Arial"/>
          <w:sz w:val="20"/>
          <w:szCs w:val="20"/>
        </w:rPr>
      </w:pPr>
    </w:p>
    <w:p w14:paraId="1FDFA278" w14:textId="77777777" w:rsidR="00ED1E80" w:rsidRPr="00ED1E80" w:rsidRDefault="00ED1E80" w:rsidP="00ED1E80">
      <w:pPr>
        <w:rPr>
          <w:rFonts w:ascii="Arial" w:hAnsi="Arial" w:cs="Arial"/>
          <w:sz w:val="20"/>
          <w:szCs w:val="20"/>
        </w:rPr>
      </w:pPr>
    </w:p>
    <w:p w14:paraId="069258D9" w14:textId="77777777" w:rsidR="00ED1E80" w:rsidRPr="00ED1E80" w:rsidRDefault="00ED1E80" w:rsidP="00ED1E80">
      <w:pPr>
        <w:rPr>
          <w:rFonts w:ascii="Arial" w:hAnsi="Arial" w:cs="Arial"/>
          <w:sz w:val="20"/>
          <w:szCs w:val="20"/>
        </w:rPr>
      </w:pPr>
    </w:p>
    <w:p w14:paraId="0BA124CA" w14:textId="77777777" w:rsidR="00ED1E80" w:rsidRPr="00ED1E80" w:rsidRDefault="00ED1E80" w:rsidP="00ED1E80">
      <w:pPr>
        <w:rPr>
          <w:rFonts w:ascii="Arial" w:hAnsi="Arial" w:cs="Arial"/>
          <w:sz w:val="20"/>
          <w:szCs w:val="20"/>
        </w:rPr>
      </w:pPr>
    </w:p>
    <w:p w14:paraId="516DD1AD" w14:textId="77777777" w:rsidR="00ED1E80" w:rsidRPr="00ED1E80" w:rsidRDefault="00ED1E80" w:rsidP="00ED1E80">
      <w:pPr>
        <w:rPr>
          <w:rFonts w:ascii="Arial" w:hAnsi="Arial" w:cs="Arial"/>
          <w:sz w:val="20"/>
          <w:szCs w:val="20"/>
        </w:rPr>
      </w:pPr>
    </w:p>
    <w:p w14:paraId="4375943E" w14:textId="7D11C4C4" w:rsidR="00ED1E80" w:rsidRDefault="00ED1E80" w:rsidP="00ED1E80">
      <w:pPr>
        <w:rPr>
          <w:rFonts w:ascii="Arial" w:hAnsi="Arial" w:cs="Arial"/>
          <w:sz w:val="20"/>
          <w:szCs w:val="20"/>
        </w:rPr>
      </w:pPr>
    </w:p>
    <w:p w14:paraId="2DB69B20" w14:textId="77777777" w:rsidR="00191891" w:rsidRPr="00ED1E80" w:rsidRDefault="00191891" w:rsidP="00ED1E80">
      <w:pPr>
        <w:rPr>
          <w:rFonts w:ascii="Arial" w:hAnsi="Arial" w:cs="Arial"/>
          <w:sz w:val="20"/>
          <w:szCs w:val="20"/>
        </w:rPr>
      </w:pPr>
    </w:p>
    <w:sectPr w:rsidR="00191891" w:rsidRPr="00ED1E80" w:rsidSect="008F370C">
      <w:pgSz w:w="11900" w:h="16840"/>
      <w:pgMar w:top="1440" w:right="1010" w:bottom="1440" w:left="252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akshmi Balachandran" w:date="2015-02-04T17:20:00Z" w:initials="LB">
    <w:p w14:paraId="6F85B9F0" w14:textId="3DBDFEFE" w:rsidR="002744E7" w:rsidRDefault="002744E7">
      <w:pPr>
        <w:pStyle w:val="CommentText"/>
      </w:pPr>
      <w:r>
        <w:rPr>
          <w:rStyle w:val="CommentReference"/>
        </w:rPr>
        <w:annotationRef/>
      </w:r>
      <w:r>
        <w:t>This is not covered below</w:t>
      </w:r>
    </w:p>
  </w:comment>
  <w:comment w:id="2" w:author="Lakshmi Balachandran" w:date="2015-02-04T17:20:00Z" w:initials="LB">
    <w:p w14:paraId="6F7C6D70" w14:textId="3CEC28EB" w:rsidR="002744E7" w:rsidRDefault="002744E7">
      <w:pPr>
        <w:pStyle w:val="CommentText"/>
      </w:pPr>
      <w:r>
        <w:rPr>
          <w:rStyle w:val="CommentReference"/>
        </w:rPr>
        <w:annotationRef/>
      </w:r>
      <w:r>
        <w:t xml:space="preserve"> This does not reflect the headers in the content. Taking a stab below. </w:t>
      </w:r>
    </w:p>
  </w:comment>
  <w:comment w:id="5" w:author="Gaurav Bhattacharya" w:date="2015-02-02T18:06:00Z" w:initials="GB">
    <w:p w14:paraId="0EE3168C" w14:textId="3E8F2A5F" w:rsidR="002744E7" w:rsidRDefault="002744E7">
      <w:pPr>
        <w:pStyle w:val="CommentText"/>
      </w:pPr>
      <w:r>
        <w:rPr>
          <w:rStyle w:val="CommentReference"/>
        </w:rPr>
        <w:annotationRef/>
      </w:r>
      <w:r>
        <w:t>It doesn’t seem like the sections below have the same headings (or any headings) like this list of headings</w:t>
      </w:r>
    </w:p>
  </w:comment>
  <w:comment w:id="40" w:author="Lakshmi Balachandran" w:date="2015-02-04T17:20:00Z" w:initials="LB">
    <w:p w14:paraId="60BDB488" w14:textId="4AEAA69F" w:rsidR="002744E7" w:rsidRDefault="002744E7">
      <w:pPr>
        <w:pStyle w:val="CommentText"/>
      </w:pPr>
      <w:r>
        <w:t>This whole section is missing</w:t>
      </w:r>
    </w:p>
  </w:comment>
  <w:comment w:id="41" w:author="Lakshmi Balachandran" w:date="2015-02-04T17:20:00Z" w:initials="LB">
    <w:p w14:paraId="58AF13BB" w14:textId="27070724" w:rsidR="002744E7" w:rsidRDefault="002744E7" w:rsidP="006B5CA1">
      <w:pPr>
        <w:pStyle w:val="CommentText"/>
      </w:pPr>
      <w:r>
        <w:t>When you update this content please note the following that we discussed for this section</w:t>
      </w:r>
    </w:p>
    <w:p w14:paraId="00450FD6" w14:textId="4F94C1FA" w:rsidR="002744E7" w:rsidRDefault="002744E7" w:rsidP="006B5CA1">
      <w:pPr>
        <w:pStyle w:val="CommentText"/>
      </w:pPr>
      <w:r>
        <w:tab/>
        <w:t>Will describe how configuration was/can be set up as well how to change configurations</w:t>
      </w:r>
    </w:p>
    <w:p w14:paraId="747D3C69" w14:textId="77777777" w:rsidR="002744E7" w:rsidRDefault="002744E7" w:rsidP="006B5CA1">
      <w:pPr>
        <w:pStyle w:val="CommentText"/>
      </w:pPr>
      <w:proofErr w:type="gramStart"/>
      <w:r>
        <w:t>o</w:t>
      </w:r>
      <w:proofErr w:type="gramEnd"/>
      <w:r>
        <w:tab/>
        <w:t>With the script and excel upload</w:t>
      </w:r>
    </w:p>
    <w:p w14:paraId="3F930E9D" w14:textId="038386C7" w:rsidR="002744E7" w:rsidRDefault="002744E7" w:rsidP="006B5CA1">
      <w:pPr>
        <w:pStyle w:val="CommentText"/>
      </w:pPr>
      <w:proofErr w:type="gramStart"/>
      <w:r>
        <w:t>o</w:t>
      </w:r>
      <w:proofErr w:type="gramEnd"/>
      <w:r>
        <w:tab/>
        <w:t>Will also check on how to change or add individual data elements (for e.g. if we need to change order frequency for a single commodity, or add only a few commodities)</w:t>
      </w:r>
    </w:p>
  </w:comment>
  <w:comment w:id="42" w:author="Lakshmi Balachandran" w:date="2015-02-04T17:20:00Z" w:initials="LB">
    <w:p w14:paraId="17630C3E" w14:textId="32527DF4" w:rsidR="002744E7" w:rsidRDefault="002744E7">
      <w:pPr>
        <w:pStyle w:val="CommentText"/>
      </w:pPr>
      <w:r>
        <w:rPr>
          <w:rStyle w:val="CommentReference"/>
        </w:rPr>
        <w:annotationRef/>
      </w:r>
      <w:r>
        <w:t>This whole section is missing</w:t>
      </w:r>
    </w:p>
  </w:comment>
  <w:comment w:id="45" w:author="Lakshmi Balachandran" w:date="2015-02-04T17:20:00Z" w:initials="LB">
    <w:p w14:paraId="35EF9E89" w14:textId="49C83A2B" w:rsidR="002744E7" w:rsidRDefault="002744E7">
      <w:pPr>
        <w:pStyle w:val="CommentText"/>
      </w:pPr>
      <w:r>
        <w:rPr>
          <w:rStyle w:val="CommentReference"/>
        </w:rPr>
        <w:annotationRef/>
      </w:r>
      <w:r>
        <w:t>Note to CHAI: we should have an introduction common to all three user guides on what the system is, why being introduced etc. (see SMS user guide for example)</w:t>
      </w:r>
    </w:p>
  </w:comment>
  <w:comment w:id="49" w:author="Lakshmi Balachandran" w:date="2015-02-04T17:20:00Z" w:initials="LB">
    <w:p w14:paraId="214C42D0" w14:textId="216C5213" w:rsidR="002744E7" w:rsidRDefault="002744E7">
      <w:pPr>
        <w:pStyle w:val="CommentText"/>
      </w:pPr>
      <w:r>
        <w:rPr>
          <w:rStyle w:val="CommentReference"/>
        </w:rPr>
        <w:annotationRef/>
      </w:r>
      <w:r>
        <w:t xml:space="preserve">Note to CHAI: Text on what data is entered in the tablet, what is displayed, how it can be used by </w:t>
      </w:r>
      <w:proofErr w:type="spellStart"/>
      <w:r>
        <w:t>hws</w:t>
      </w:r>
      <w:proofErr w:type="spellEnd"/>
      <w:r>
        <w:t xml:space="preserve">. </w:t>
      </w:r>
    </w:p>
  </w:comment>
  <w:comment w:id="61" w:author="Lakshmi Balachandran" w:date="2015-02-04T17:22:00Z" w:initials="LB">
    <w:p w14:paraId="04178C09" w14:textId="62CD6977" w:rsidR="002744E7" w:rsidRDefault="002744E7">
      <w:pPr>
        <w:pStyle w:val="CommentText"/>
      </w:pPr>
      <w:r>
        <w:rPr>
          <w:rStyle w:val="CommentReference"/>
        </w:rPr>
        <w:annotationRef/>
      </w:r>
      <w:r>
        <w:t>Please include the content below here or in the Admin section (which is currently missing from this guide) as relevant</w:t>
      </w:r>
    </w:p>
    <w:p w14:paraId="00C0E10D" w14:textId="77777777" w:rsidR="002744E7" w:rsidRDefault="002744E7">
      <w:pPr>
        <w:pStyle w:val="CommentText"/>
      </w:pPr>
    </w:p>
    <w:p w14:paraId="0286629A" w14:textId="419ED4F6" w:rsidR="002744E7" w:rsidRDefault="002744E7">
      <w:pPr>
        <w:pStyle w:val="CommentText"/>
      </w:pPr>
      <w:r w:rsidRPr="00B663FA">
        <w:rPr>
          <w:highlight w:val="yellow"/>
        </w:rPr>
        <w:t xml:space="preserve">GB: I think we should provide instructions for the admin user at FMOH level (and others who help set up tablets and train users </w:t>
      </w:r>
      <w:proofErr w:type="spellStart"/>
      <w:r w:rsidRPr="00B663FA">
        <w:rPr>
          <w:highlight w:val="yellow"/>
        </w:rPr>
        <w:t>etc</w:t>
      </w:r>
      <w:proofErr w:type="spellEnd"/>
      <w:r w:rsidRPr="00B663FA">
        <w:rPr>
          <w:highlight w:val="yellow"/>
        </w:rPr>
        <w:t xml:space="preserve">). The facility user will have this installed already so its not critical for them, just good to know. In addition to instructions, it should say what happens during install and set up, </w:t>
      </w:r>
      <w:proofErr w:type="spellStart"/>
      <w:r w:rsidRPr="00B663FA">
        <w:rPr>
          <w:highlight w:val="yellow"/>
        </w:rPr>
        <w:t>i.e</w:t>
      </w:r>
      <w:proofErr w:type="spellEnd"/>
      <w:r w:rsidRPr="00B663FA">
        <w:rPr>
          <w:highlight w:val="yellow"/>
        </w:rPr>
        <w:t xml:space="preserve"> what happens to data sync and so forth as this will be useful information for facility user to understand how the system can be restored if it crashes or the tablet dies. I am not sure if all this info will overlap with the training guide of if this is also supposed to be the training guide</w:t>
      </w:r>
    </w:p>
  </w:comment>
  <w:comment w:id="62" w:author="Gaurav Bhattacharya" w:date="2015-02-02T18:06:00Z" w:initials="GB">
    <w:p w14:paraId="055CC866" w14:textId="670430AD" w:rsidR="002744E7" w:rsidRDefault="002744E7">
      <w:pPr>
        <w:pStyle w:val="CommentText"/>
      </w:pPr>
      <w:r>
        <w:rPr>
          <w:rStyle w:val="CommentReference"/>
        </w:rPr>
        <w:annotationRef/>
      </w:r>
      <w:r>
        <w:t>Lets not be specific where they receive it from as long as they receive it for the LMIS app</w:t>
      </w:r>
    </w:p>
  </w:comment>
  <w:comment w:id="63" w:author="Lakshmi Balachandran" w:date="2015-02-04T17:53:00Z" w:initials="LB">
    <w:p w14:paraId="5582A646" w14:textId="0C4AFA1E" w:rsidR="002744E7" w:rsidRDefault="002744E7">
      <w:pPr>
        <w:pStyle w:val="CommentText"/>
      </w:pPr>
      <w:r>
        <w:rPr>
          <w:rStyle w:val="CommentReference"/>
        </w:rPr>
        <w:annotationRef/>
      </w:r>
      <w:proofErr w:type="gramStart"/>
      <w:r>
        <w:t>screenshot</w:t>
      </w:r>
      <w:proofErr w:type="gramEnd"/>
      <w:r>
        <w:t xml:space="preserve"> missing</w:t>
      </w:r>
    </w:p>
    <w:p w14:paraId="26CC5B7A" w14:textId="77777777" w:rsidR="002744E7" w:rsidRDefault="002744E7">
      <w:pPr>
        <w:pStyle w:val="CommentText"/>
      </w:pPr>
    </w:p>
    <w:p w14:paraId="08DE301D" w14:textId="4EE88560" w:rsidR="002744E7" w:rsidRDefault="002744E7">
      <w:pPr>
        <w:pStyle w:val="CommentText"/>
      </w:pPr>
      <w:r w:rsidRPr="00B663FA">
        <w:rPr>
          <w:highlight w:val="yellow"/>
        </w:rPr>
        <w:t>GB: did you mean the screen where its in the process of registering?</w:t>
      </w:r>
    </w:p>
  </w:comment>
  <w:comment w:id="64" w:author="Lakshmi Balachandran" w:date="2015-02-04T17:53:00Z" w:initials="LB">
    <w:p w14:paraId="1FC0E572" w14:textId="336A092C" w:rsidR="002744E7" w:rsidRDefault="002744E7">
      <w:pPr>
        <w:pStyle w:val="CommentText"/>
      </w:pPr>
      <w:r>
        <w:rPr>
          <w:rStyle w:val="CommentReference"/>
        </w:rPr>
        <w:annotationRef/>
      </w:r>
      <w:r>
        <w:t xml:space="preserve"> Can we have a screenshot where there are some Alerts also please</w:t>
      </w:r>
    </w:p>
  </w:comment>
  <w:comment w:id="65" w:author="Lakshmi Balachandran" w:date="2015-02-04T17:53:00Z" w:initials="LB">
    <w:p w14:paraId="2F61DF16" w14:textId="05EEA046" w:rsidR="002744E7" w:rsidRDefault="002744E7">
      <w:pPr>
        <w:pStyle w:val="CommentText"/>
      </w:pPr>
      <w:r>
        <w:rPr>
          <w:rStyle w:val="CommentReference"/>
        </w:rPr>
        <w:annotationRef/>
      </w:r>
      <w:r>
        <w:t xml:space="preserve"> Label this figure with 1, 2, 3, … </w:t>
      </w:r>
      <w:proofErr w:type="spellStart"/>
      <w:r>
        <w:t>etc</w:t>
      </w:r>
      <w:proofErr w:type="spellEnd"/>
      <w:r>
        <w:t xml:space="preserve"> to represent the legend below</w:t>
      </w:r>
    </w:p>
  </w:comment>
  <w:comment w:id="68" w:author="Lakshmi Balachandran" w:date="2015-02-02T18:06:00Z" w:initials="LB">
    <w:p w14:paraId="727876EE" w14:textId="0CC5EA79" w:rsidR="002744E7" w:rsidRDefault="002744E7">
      <w:pPr>
        <w:pStyle w:val="CommentText"/>
      </w:pPr>
      <w:r>
        <w:rPr>
          <w:rStyle w:val="CommentReference"/>
        </w:rPr>
        <w:annotationRef/>
      </w:r>
      <w:r>
        <w:t>Add in description of the max and min lines</w:t>
      </w:r>
    </w:p>
    <w:p w14:paraId="2FFA67D9" w14:textId="77777777" w:rsidR="002744E7" w:rsidRDefault="002744E7">
      <w:pPr>
        <w:pStyle w:val="CommentText"/>
      </w:pPr>
    </w:p>
    <w:p w14:paraId="346EB60A" w14:textId="6737D2A9" w:rsidR="002744E7" w:rsidRDefault="002744E7">
      <w:pPr>
        <w:pStyle w:val="CommentText"/>
      </w:pPr>
      <w:r w:rsidRPr="00CD6A45">
        <w:rPr>
          <w:highlight w:val="yellow"/>
        </w:rPr>
        <w:t>GB: also add in description of SOH</w:t>
      </w:r>
    </w:p>
  </w:comment>
  <w:comment w:id="70" w:author="Gaurav Bhattacharya" w:date="2015-02-02T18:06:00Z" w:initials="GB">
    <w:p w14:paraId="411ED67B" w14:textId="2B985AE0" w:rsidR="002744E7" w:rsidRDefault="002744E7">
      <w:pPr>
        <w:pStyle w:val="CommentText"/>
      </w:pPr>
      <w:r>
        <w:rPr>
          <w:rStyle w:val="CommentReference"/>
        </w:rPr>
        <w:annotationRef/>
      </w:r>
      <w:r>
        <w:t>Uniformly capitalize thee first letter of all words that refer to a section on the app. For example, Alerts and Notifications, Dispense and so forth</w:t>
      </w:r>
    </w:p>
  </w:comment>
  <w:comment w:id="72" w:author="Lakshmi Balachandran" w:date="2015-02-04T17:53:00Z" w:initials="LB">
    <w:p w14:paraId="6CC4CAC6" w14:textId="2E875541" w:rsidR="002744E7" w:rsidRDefault="002744E7">
      <w:pPr>
        <w:pStyle w:val="CommentText"/>
      </w:pPr>
      <w:r>
        <w:rPr>
          <w:rStyle w:val="CommentReference"/>
        </w:rPr>
        <w:annotationRef/>
      </w:r>
      <w:r>
        <w:t xml:space="preserve"> Please add language to indicate that these elements are common to all pages of the application</w:t>
      </w:r>
    </w:p>
  </w:comment>
  <w:comment w:id="73" w:author="Lakshmi Balachandran" w:date="2015-02-04T17:53:00Z" w:initials="LB">
    <w:p w14:paraId="3D859EF8" w14:textId="18DE5E74" w:rsidR="002744E7" w:rsidRDefault="002744E7">
      <w:pPr>
        <w:pStyle w:val="CommentText"/>
      </w:pPr>
      <w:r>
        <w:rPr>
          <w:rStyle w:val="CommentReference"/>
        </w:rPr>
        <w:annotationRef/>
      </w:r>
      <w:r>
        <w:t xml:space="preserve"> </w:t>
      </w:r>
      <w:proofErr w:type="gramStart"/>
      <w:r>
        <w:t>please</w:t>
      </w:r>
      <w:proofErr w:type="gramEnd"/>
      <w:r>
        <w:t xml:space="preserve"> describe this further</w:t>
      </w:r>
    </w:p>
  </w:comment>
  <w:comment w:id="75" w:author="Lakshmi Balachandran" w:date="2015-02-02T18:06:00Z" w:initials="LB">
    <w:p w14:paraId="4FCFB9C5" w14:textId="50146DC8" w:rsidR="002744E7" w:rsidRDefault="002744E7">
      <w:pPr>
        <w:pStyle w:val="CommentText"/>
      </w:pPr>
      <w:r>
        <w:rPr>
          <w:rStyle w:val="CommentReference"/>
        </w:rPr>
        <w:annotationRef/>
      </w:r>
      <w:r>
        <w:t>Clarify that this can be used every time a patient comes in (recommended) or once a day/at the end of a day</w:t>
      </w:r>
    </w:p>
  </w:comment>
  <w:comment w:id="77" w:author="Lakshmi Balachandran" w:date="2015-02-04T17:53:00Z" w:initials="LB">
    <w:p w14:paraId="3AC46880" w14:textId="25DA58B1" w:rsidR="002744E7" w:rsidRDefault="002744E7">
      <w:pPr>
        <w:pStyle w:val="CommentText"/>
      </w:pPr>
      <w:r>
        <w:rPr>
          <w:rStyle w:val="CommentReference"/>
        </w:rPr>
        <w:annotationRef/>
      </w:r>
      <w:r>
        <w:t xml:space="preserve"> Please make instructions numbered and begin with action verbs wherever possible (“Select ….”, “Enter ….”). i.e. </w:t>
      </w:r>
    </w:p>
    <w:p w14:paraId="712A2AF6" w14:textId="77777777" w:rsidR="002744E7" w:rsidRDefault="002744E7">
      <w:pPr>
        <w:pStyle w:val="CommentText"/>
      </w:pPr>
    </w:p>
    <w:p w14:paraId="302E839F" w14:textId="7D6C3A25" w:rsidR="002744E7" w:rsidRDefault="002744E7">
      <w:pPr>
        <w:pStyle w:val="CommentText"/>
      </w:pPr>
      <w:r>
        <w:t>1. On the home page, select the ‘Dispense’… (</w:t>
      </w:r>
      <w:proofErr w:type="gramStart"/>
      <w:r>
        <w:t>show</w:t>
      </w:r>
      <w:proofErr w:type="gramEnd"/>
      <w:r>
        <w:t xml:space="preserve"> home page screenshot and circle ‘Dispense’). </w:t>
      </w:r>
    </w:p>
    <w:p w14:paraId="19BD59DA" w14:textId="0A7617D1" w:rsidR="002744E7" w:rsidRDefault="002744E7">
      <w:pPr>
        <w:pStyle w:val="CommentText"/>
      </w:pPr>
      <w:r>
        <w:t>2. (</w:t>
      </w:r>
      <w:proofErr w:type="gramStart"/>
      <w:r>
        <w:t>show</w:t>
      </w:r>
      <w:proofErr w:type="gramEnd"/>
      <w:r>
        <w:t xml:space="preserve"> Dispense screen and explain the Commodity by Program and Dispense No.)</w:t>
      </w:r>
      <w:r>
        <w:rPr>
          <w:vanish/>
        </w:rPr>
        <w:t>e note the following that we discussed for this section</w:t>
      </w:r>
      <w:r>
        <w:rPr>
          <w:vanish/>
        </w:rPr>
        <w:cr/>
        <w:t>guide once done that rate section and then refer to them across the modu</w:t>
      </w:r>
    </w:p>
  </w:comment>
  <w:comment w:id="82" w:author="Gaurav Bhattacharya" w:date="2015-02-02T18:06:00Z" w:initials="GB">
    <w:p w14:paraId="12DF2317" w14:textId="197264C9" w:rsidR="002744E7" w:rsidRDefault="002744E7">
      <w:pPr>
        <w:pStyle w:val="CommentText"/>
      </w:pPr>
      <w:r>
        <w:rPr>
          <w:rStyle w:val="CommentReference"/>
        </w:rPr>
        <w:annotationRef/>
      </w:r>
      <w:proofErr w:type="gramStart"/>
      <w:r>
        <w:t>aren’t</w:t>
      </w:r>
      <w:proofErr w:type="gramEnd"/>
      <w:r>
        <w:t xml:space="preserve"> we able to tap anywhere on the name? I think we made that change already</w:t>
      </w:r>
    </w:p>
  </w:comment>
  <w:comment w:id="83" w:author="Lakshmi Balachandran" w:date="2015-02-04T17:53:00Z" w:initials="LB">
    <w:p w14:paraId="6186F066" w14:textId="0A8E95FB" w:rsidR="002744E7" w:rsidRDefault="002744E7" w:rsidP="0095005F">
      <w:pPr>
        <w:pStyle w:val="CommentText"/>
      </w:pPr>
      <w:r>
        <w:rPr>
          <w:rStyle w:val="CommentReference"/>
        </w:rPr>
        <w:annotationRef/>
      </w:r>
      <w:r>
        <w:t>Please include a screenshot for this as well</w:t>
      </w:r>
    </w:p>
  </w:comment>
  <w:comment w:id="84" w:author="Gaurav Bhattacharya" w:date="2015-02-02T18:06:00Z" w:initials="GB">
    <w:p w14:paraId="618BAA79" w14:textId="6BF14FBF" w:rsidR="002744E7" w:rsidRDefault="002744E7">
      <w:pPr>
        <w:pStyle w:val="CommentText"/>
      </w:pPr>
      <w:r>
        <w:rPr>
          <w:rStyle w:val="CommentReference"/>
        </w:rPr>
        <w:annotationRef/>
      </w:r>
      <w:r>
        <w:t>Add note that selecting a commodity using the search box will directly add it to the screen shown above</w:t>
      </w:r>
    </w:p>
    <w:p w14:paraId="4CA49A69" w14:textId="77777777" w:rsidR="002744E7" w:rsidRDefault="002744E7">
      <w:pPr>
        <w:pStyle w:val="CommentText"/>
      </w:pPr>
    </w:p>
    <w:p w14:paraId="61C4970B" w14:textId="10C999EF" w:rsidR="002744E7" w:rsidRDefault="002744E7">
      <w:pPr>
        <w:pStyle w:val="CommentText"/>
      </w:pPr>
      <w:r>
        <w:t>Also add note that in addition to being able to remove selected commodities, the user can add more commodities using the Search field and/or the Commodities by Program buttons without loosing the commodities already selected</w:t>
      </w:r>
    </w:p>
  </w:comment>
  <w:comment w:id="87" w:author="Gaurav Bhattacharya" w:date="2015-02-02T18:06:00Z" w:initials="GB">
    <w:p w14:paraId="0BF508EB" w14:textId="2D6E39C8" w:rsidR="002744E7" w:rsidRDefault="002744E7">
      <w:pPr>
        <w:pStyle w:val="CommentText"/>
      </w:pPr>
      <w:r>
        <w:rPr>
          <w:rStyle w:val="CommentReference"/>
        </w:rPr>
        <w:annotationRef/>
      </w:r>
      <w:r>
        <w:t>The data entry validation aspects are missing. For example, user can’t dispense more than SOH or user cant submit if quantities aren’t entered for each commodity</w:t>
      </w:r>
    </w:p>
  </w:comment>
  <w:comment w:id="88" w:author="Lakshmi Balachandran" w:date="2015-02-04T17:53:00Z" w:initials="LB">
    <w:p w14:paraId="5163CDAA" w14:textId="1B1C76C2" w:rsidR="002744E7" w:rsidRDefault="002744E7">
      <w:pPr>
        <w:pStyle w:val="CommentText"/>
      </w:pPr>
      <w:r>
        <w:t>Screen missing</w:t>
      </w:r>
    </w:p>
  </w:comment>
  <w:comment w:id="91" w:author="Lakshmi Balachandran" w:date="2015-02-04T17:53:00Z" w:initials="LB">
    <w:p w14:paraId="193CD4BC" w14:textId="2E04A946" w:rsidR="002744E7" w:rsidRDefault="002744E7">
      <w:pPr>
        <w:pStyle w:val="CommentText"/>
      </w:pPr>
      <w:r>
        <w:rPr>
          <w:rStyle w:val="CommentReference"/>
        </w:rPr>
        <w:annotationRef/>
      </w:r>
      <w:r>
        <w:t xml:space="preserve"> Can we also encircle the home button in the screen below in that case</w:t>
      </w:r>
    </w:p>
  </w:comment>
  <w:comment w:id="110" w:author="Gaurav Bhattacharya" w:date="2015-02-02T18:06:00Z" w:initials="GB">
    <w:p w14:paraId="132F1BB1" w14:textId="74CCDC29" w:rsidR="002744E7" w:rsidRDefault="002744E7">
      <w:pPr>
        <w:pStyle w:val="CommentText"/>
      </w:pPr>
      <w:r>
        <w:rPr>
          <w:rStyle w:val="CommentReference"/>
        </w:rPr>
        <w:annotationRef/>
      </w:r>
      <w:r>
        <w:t>Add details of what this period is, what is the start and end date and why so as to clarify why is the period start date the 1</w:t>
      </w:r>
      <w:r w:rsidRPr="00225E36">
        <w:rPr>
          <w:vertAlign w:val="superscript"/>
        </w:rPr>
        <w:t>st</w:t>
      </w:r>
      <w:r>
        <w:t xml:space="preserve"> of the next month if I order on the 15</w:t>
      </w:r>
      <w:r w:rsidRPr="00225E36">
        <w:rPr>
          <w:vertAlign w:val="superscript"/>
        </w:rPr>
        <w:t>th</w:t>
      </w:r>
      <w:r>
        <w:t xml:space="preserve"> of the current month?</w:t>
      </w:r>
    </w:p>
  </w:comment>
  <w:comment w:id="113" w:author="Egwuma Efo" w:date="2015-02-04T17:54:00Z" w:initials="EE">
    <w:p w14:paraId="3CA58749" w14:textId="1117C9B1" w:rsidR="002744E7" w:rsidRDefault="002744E7">
      <w:pPr>
        <w:pStyle w:val="CommentText"/>
      </w:pPr>
      <w:r>
        <w:rPr>
          <w:rStyle w:val="CommentReference"/>
        </w:rPr>
        <w:annotationRef/>
      </w:r>
      <w:r>
        <w:t xml:space="preserve">The details reflecting the system can be included and we can always change or tweak the language where necessary if needed </w:t>
      </w:r>
    </w:p>
  </w:comment>
  <w:comment w:id="114" w:author="Gaurav Bhattacharya" w:date="2015-02-02T18:06:00Z" w:initials="GB">
    <w:p w14:paraId="08C2E450" w14:textId="0D3EF4F5" w:rsidR="002744E7" w:rsidRDefault="002744E7">
      <w:pPr>
        <w:pStyle w:val="CommentText"/>
      </w:pPr>
      <w:r>
        <w:rPr>
          <w:rStyle w:val="CommentReference"/>
        </w:rPr>
        <w:annotationRef/>
      </w:r>
      <w:r>
        <w:t>Screen missing</w:t>
      </w:r>
    </w:p>
  </w:comment>
  <w:comment w:id="115" w:author="Gaurav Bhattacharya" w:date="2015-02-02T18:06:00Z" w:initials="GB">
    <w:p w14:paraId="5A4BD59F" w14:textId="005769CD" w:rsidR="002744E7" w:rsidRDefault="002744E7">
      <w:pPr>
        <w:pStyle w:val="CommentText"/>
      </w:pPr>
      <w:r>
        <w:rPr>
          <w:rStyle w:val="CommentReference"/>
        </w:rPr>
        <w:annotationRef/>
      </w:r>
      <w:r>
        <w:t>A whole section on ordering more than the suggested quantity and requiring the give a reason is missing.</w:t>
      </w:r>
    </w:p>
    <w:p w14:paraId="5DC597A4" w14:textId="77777777" w:rsidR="002744E7" w:rsidRDefault="002744E7">
      <w:pPr>
        <w:pStyle w:val="CommentText"/>
      </w:pPr>
    </w:p>
    <w:p w14:paraId="348298F7" w14:textId="15D62084" w:rsidR="002744E7" w:rsidRDefault="002744E7">
      <w:pPr>
        <w:pStyle w:val="CommentText"/>
      </w:pPr>
      <w:r>
        <w:t>Ok, I see that its mentioned under exceptions but I wonder if we should have a sub-section on validations under each main data entry activity (if I remember correctly, all validations are related to data entry)</w:t>
      </w:r>
    </w:p>
  </w:comment>
  <w:comment w:id="116" w:author="Eric Kamara" w:date="2015-02-02T18:06:00Z" w:initials="EK">
    <w:p w14:paraId="6ECAD68D" w14:textId="77777777" w:rsidR="002744E7" w:rsidRDefault="002744E7">
      <w:pPr>
        <w:pStyle w:val="CommentText"/>
      </w:pPr>
      <w:r>
        <w:rPr>
          <w:rStyle w:val="CommentReference"/>
        </w:rPr>
        <w:annotationRef/>
      </w:r>
      <w:r>
        <w:t>Maybe refactor these steps into a common section and just keep referring to them.</w:t>
      </w:r>
    </w:p>
    <w:p w14:paraId="7695DCCD" w14:textId="77777777" w:rsidR="002744E7" w:rsidRDefault="002744E7">
      <w:pPr>
        <w:pStyle w:val="CommentText"/>
      </w:pPr>
    </w:p>
    <w:p w14:paraId="0379A8CD" w14:textId="6E448ECB" w:rsidR="002744E7" w:rsidRPr="000C2C13" w:rsidRDefault="002744E7">
      <w:pPr>
        <w:pStyle w:val="CommentText"/>
        <w:rPr>
          <w:b/>
          <w:bCs/>
        </w:rPr>
      </w:pPr>
      <w:r>
        <w:rPr>
          <w:b/>
          <w:bCs/>
        </w:rPr>
        <w:t>LB: Agree</w:t>
      </w:r>
    </w:p>
  </w:comment>
  <w:comment w:id="117" w:author="Gaurav Bhattacharya" w:date="2015-02-02T18:06:00Z" w:initials="GB">
    <w:p w14:paraId="52AA1A74" w14:textId="193AABBC" w:rsidR="002744E7" w:rsidRDefault="002744E7">
      <w:pPr>
        <w:pStyle w:val="CommentText"/>
      </w:pPr>
      <w:r>
        <w:rPr>
          <w:rStyle w:val="CommentReference"/>
        </w:rPr>
        <w:annotationRef/>
      </w:r>
      <w:r>
        <w:t>There are other ways to navigate to the emergency order. Those need to be described here as well</w:t>
      </w:r>
    </w:p>
  </w:comment>
  <w:comment w:id="120" w:author="Lakshmi Balachandran" w:date="2015-02-02T18:06:00Z" w:initials="LB">
    <w:p w14:paraId="2180CE06" w14:textId="0E267922" w:rsidR="002744E7" w:rsidRDefault="002744E7">
      <w:pPr>
        <w:pStyle w:val="CommentText"/>
      </w:pPr>
      <w:r>
        <w:rPr>
          <w:rStyle w:val="CommentReference"/>
        </w:rPr>
        <w:annotationRef/>
      </w:r>
      <w:r>
        <w:t>We should add an explanation of why and what they should do</w:t>
      </w:r>
    </w:p>
    <w:p w14:paraId="72506A38" w14:textId="77777777" w:rsidR="002744E7" w:rsidRDefault="002744E7">
      <w:pPr>
        <w:pStyle w:val="CommentText"/>
      </w:pPr>
    </w:p>
    <w:p w14:paraId="1207CE46" w14:textId="50810482" w:rsidR="002744E7" w:rsidRDefault="002744E7">
      <w:pPr>
        <w:pStyle w:val="CommentText"/>
      </w:pPr>
      <w:r w:rsidRPr="00AA64C1">
        <w:rPr>
          <w:highlight w:val="yellow"/>
        </w:rPr>
        <w:t>GB: agree</w:t>
      </w:r>
    </w:p>
  </w:comment>
  <w:comment w:id="123" w:author="Gaurav Bhattacharya" w:date="2015-02-02T18:06:00Z" w:initials="GB">
    <w:p w14:paraId="26B26C0D" w14:textId="0290A7FB" w:rsidR="002744E7" w:rsidRDefault="002744E7">
      <w:pPr>
        <w:pStyle w:val="CommentText"/>
      </w:pPr>
      <w:r>
        <w:rPr>
          <w:rStyle w:val="CommentReference"/>
        </w:rPr>
        <w:annotationRef/>
      </w:r>
      <w:r>
        <w:t xml:space="preserve">Entering the allocation ID automatically populates the commodities and quantities that are supposed to be received. The user then checks </w:t>
      </w:r>
      <w:proofErr w:type="spellStart"/>
      <w:r>
        <w:t>whats</w:t>
      </w:r>
      <w:proofErr w:type="spellEnd"/>
      <w:r>
        <w:t xml:space="preserve"> received and enters quantities (and commodities) actually received. The search and select is a back-up measure if auto-populate does not happen.</w:t>
      </w:r>
    </w:p>
    <w:p w14:paraId="0CB122CC" w14:textId="77777777" w:rsidR="002744E7" w:rsidRDefault="002744E7">
      <w:pPr>
        <w:pStyle w:val="CommentText"/>
      </w:pPr>
    </w:p>
    <w:p w14:paraId="028900AF" w14:textId="22FE929B" w:rsidR="002744E7" w:rsidRDefault="002744E7">
      <w:pPr>
        <w:pStyle w:val="CommentText"/>
      </w:pPr>
      <w:r>
        <w:t>Also, shouldn’t we describe allocation notification first?</w:t>
      </w:r>
    </w:p>
  </w:comment>
  <w:comment w:id="124" w:author="Gaurav Bhattacharya" w:date="2015-02-02T18:06:00Z" w:initials="GB">
    <w:p w14:paraId="1B4B0EB7" w14:textId="614F1B28" w:rsidR="002744E7" w:rsidRDefault="002744E7">
      <w:pPr>
        <w:pStyle w:val="CommentText"/>
      </w:pPr>
      <w:r>
        <w:rPr>
          <w:rStyle w:val="CommentReference"/>
        </w:rPr>
        <w:annotationRef/>
      </w:r>
      <w:r>
        <w:t xml:space="preserve">This is either auto-populated when the allocation ID is used or can be manually copied from the delivery note (or similar document). Also, when </w:t>
      </w:r>
      <w:proofErr w:type="spellStart"/>
      <w:r>
        <w:t>receving</w:t>
      </w:r>
      <w:proofErr w:type="spellEnd"/>
      <w:r>
        <w:t xml:space="preserve"> from state/LGA, the allocation ID must be entered and can be found on the delivery note. CHAI team to verify </w:t>
      </w:r>
      <w:proofErr w:type="spellStart"/>
      <w:r>
        <w:t>thid</w:t>
      </w:r>
      <w:proofErr w:type="spellEnd"/>
      <w:r>
        <w:t>.</w:t>
      </w:r>
    </w:p>
  </w:comment>
  <w:comment w:id="125" w:author="Gaurav Bhattacharya" w:date="2015-02-02T18:06:00Z" w:initials="GB">
    <w:p w14:paraId="4F133794" w14:textId="1B67A6AB" w:rsidR="002744E7" w:rsidRDefault="002744E7">
      <w:pPr>
        <w:pStyle w:val="CommentText"/>
      </w:pPr>
      <w:r>
        <w:rPr>
          <w:rStyle w:val="CommentReference"/>
        </w:rPr>
        <w:annotationRef/>
      </w:r>
      <w:r>
        <w:t>Need to describe the “difference” field</w:t>
      </w:r>
    </w:p>
  </w:comment>
  <w:comment w:id="128" w:author="Gaurav Bhattacharya" w:date="2015-02-02T18:06:00Z" w:initials="GB">
    <w:p w14:paraId="33AE0456" w14:textId="08231924" w:rsidR="002744E7" w:rsidRDefault="002744E7">
      <w:pPr>
        <w:pStyle w:val="CommentText"/>
      </w:pPr>
      <w:r>
        <w:rPr>
          <w:rStyle w:val="CommentReference"/>
        </w:rPr>
        <w:annotationRef/>
      </w:r>
      <w:r>
        <w:t>Screen missing</w:t>
      </w:r>
    </w:p>
  </w:comment>
  <w:comment w:id="131" w:author="Gaurav Bhattacharya" w:date="2015-02-02T18:06:00Z" w:initials="GB">
    <w:p w14:paraId="41D48A06" w14:textId="6CA544B7" w:rsidR="002744E7" w:rsidRDefault="002744E7">
      <w:pPr>
        <w:pStyle w:val="CommentText"/>
      </w:pPr>
      <w:r>
        <w:rPr>
          <w:rStyle w:val="CommentReference"/>
        </w:rPr>
        <w:annotationRef/>
      </w:r>
      <w:r>
        <w:t>Screen missing</w:t>
      </w:r>
    </w:p>
  </w:comment>
  <w:comment w:id="136" w:author="Lakshmi Balachandran" w:date="2015-02-04T17:57:00Z" w:initials="LB">
    <w:p w14:paraId="1A3E95C9" w14:textId="63999C7D" w:rsidR="002744E7" w:rsidRDefault="002744E7">
      <w:pPr>
        <w:pStyle w:val="CommentText"/>
      </w:pPr>
      <w:r>
        <w:t>Add content on vaccines and their additional categories</w:t>
      </w:r>
    </w:p>
  </w:comment>
  <w:comment w:id="141" w:author="Gaurav Bhattacharya" w:date="2015-02-02T18:06:00Z" w:initials="GB">
    <w:p w14:paraId="0B64D237" w14:textId="17BB115B" w:rsidR="002744E7" w:rsidRDefault="002744E7">
      <w:pPr>
        <w:pStyle w:val="CommentText"/>
      </w:pPr>
      <w:r>
        <w:rPr>
          <w:rStyle w:val="CommentReference"/>
        </w:rPr>
        <w:annotationRef/>
      </w:r>
      <w:r>
        <w:t>Screen missing</w:t>
      </w:r>
    </w:p>
  </w:comment>
  <w:comment w:id="143" w:author="Gaurav Bhattacharya" w:date="2015-02-02T18:06:00Z" w:initials="GB">
    <w:p w14:paraId="7E958ED8" w14:textId="2DCCCEC2" w:rsidR="002744E7" w:rsidRDefault="002744E7">
      <w:pPr>
        <w:pStyle w:val="CommentText"/>
      </w:pPr>
      <w:r>
        <w:rPr>
          <w:rStyle w:val="CommentReference"/>
        </w:rPr>
        <w:annotationRef/>
      </w:r>
      <w:r>
        <w:t>Should we mention what happens if the device back button is tapped?</w:t>
      </w:r>
    </w:p>
  </w:comment>
  <w:comment w:id="147" w:author="Gaurav Bhattacharya" w:date="2015-02-02T18:06:00Z" w:initials="GB">
    <w:p w14:paraId="7271AF9B" w14:textId="10AABEE7" w:rsidR="002744E7" w:rsidRDefault="002744E7">
      <w:pPr>
        <w:pStyle w:val="CommentText"/>
      </w:pPr>
      <w:r>
        <w:rPr>
          <w:rStyle w:val="CommentReference"/>
        </w:rPr>
        <w:annotationRef/>
      </w:r>
      <w:r>
        <w:t>Describe the “difference” field.</w:t>
      </w:r>
    </w:p>
    <w:p w14:paraId="4E93A195" w14:textId="77777777" w:rsidR="002744E7" w:rsidRDefault="002744E7">
      <w:pPr>
        <w:pStyle w:val="CommentText"/>
      </w:pPr>
    </w:p>
    <w:p w14:paraId="016A5B5E" w14:textId="0973AE14" w:rsidR="002744E7" w:rsidRDefault="002744E7">
      <w:pPr>
        <w:pStyle w:val="CommentText"/>
      </w:pPr>
      <w:r>
        <w:t>Also note the need to periodically reconcile actual physical stock with stock level on the system to ensure all other calculations are accurate</w:t>
      </w:r>
    </w:p>
  </w:comment>
  <w:comment w:id="149" w:author="Gaurav Bhattacharya" w:date="2015-02-02T18:06:00Z" w:initials="GB">
    <w:p w14:paraId="6A252C19" w14:textId="69574921" w:rsidR="002744E7" w:rsidRDefault="002744E7">
      <w:pPr>
        <w:pStyle w:val="CommentText"/>
      </w:pPr>
      <w:r>
        <w:rPr>
          <w:rStyle w:val="CommentReference"/>
        </w:rPr>
        <w:annotationRef/>
      </w:r>
      <w:r>
        <w:t>CHAI Ng to confirm is such a thing exists (there must be some documentation) and what is it called</w:t>
      </w:r>
    </w:p>
  </w:comment>
  <w:comment w:id="150" w:author="Gaurav Bhattacharya" w:date="2015-02-02T18:06:00Z" w:initials="GB">
    <w:p w14:paraId="549D6AAD" w14:textId="02DB5CE2" w:rsidR="002744E7" w:rsidRDefault="002744E7">
      <w:pPr>
        <w:pStyle w:val="CommentText"/>
      </w:pPr>
      <w:r>
        <w:rPr>
          <w:rStyle w:val="CommentReference"/>
        </w:rPr>
        <w:annotationRef/>
      </w:r>
      <w:r>
        <w:t>Explain default “Negative” sign as this is a negative adjustment. Do the same for “returned to LGA”</w:t>
      </w:r>
    </w:p>
  </w:comment>
  <w:comment w:id="151" w:author="Lakshmi Balachandran" w:date="2015-02-04T17:57:00Z" w:initials="LB">
    <w:p w14:paraId="5AAF34EB" w14:textId="171556AE" w:rsidR="002744E7" w:rsidRDefault="002744E7">
      <w:pPr>
        <w:pStyle w:val="CommentText"/>
      </w:pPr>
      <w:r>
        <w:rPr>
          <w:rStyle w:val="CommentReference"/>
        </w:rPr>
        <w:annotationRef/>
      </w:r>
      <w:r>
        <w:t xml:space="preserve"> I thought we had asked for a change in the confirmation screen such that “Commodity” appears on one line, and there is more gap between “Adjusted quantity” and “New SOH”. If not, please add to list of issues and update user guide once done</w:t>
      </w:r>
    </w:p>
  </w:comment>
  <w:comment w:id="152" w:author="Gaurav Bhattacharya" w:date="2015-02-02T18:06:00Z" w:initials="GB">
    <w:p w14:paraId="39FD0577" w14:textId="3F7FC445" w:rsidR="002744E7" w:rsidRDefault="002744E7">
      <w:pPr>
        <w:pStyle w:val="CommentText"/>
      </w:pPr>
      <w:r>
        <w:rPr>
          <w:rStyle w:val="CommentReference"/>
        </w:rPr>
        <w:annotationRef/>
      </w:r>
      <w:r>
        <w:t>Can you add this to all places where you describe the confirmation page?</w:t>
      </w:r>
    </w:p>
  </w:comment>
  <w:comment w:id="156" w:author="Gaurav Bhattacharya" w:date="2015-02-02T18:06:00Z" w:initials="GB">
    <w:p w14:paraId="05015407" w14:textId="77777777" w:rsidR="002744E7" w:rsidRDefault="002744E7">
      <w:pPr>
        <w:pStyle w:val="CommentText"/>
      </w:pPr>
      <w:r>
        <w:rPr>
          <w:rStyle w:val="CommentReference"/>
        </w:rPr>
        <w:annotationRef/>
      </w:r>
      <w:r>
        <w:t>Please add the following screenshots:</w:t>
      </w:r>
    </w:p>
    <w:p w14:paraId="0590917D" w14:textId="2E415F50" w:rsidR="002744E7" w:rsidRDefault="002744E7" w:rsidP="003C6034">
      <w:pPr>
        <w:pStyle w:val="CommentText"/>
        <w:numPr>
          <w:ilvl w:val="0"/>
          <w:numId w:val="25"/>
        </w:numPr>
      </w:pPr>
      <w:r>
        <w:t>once program area is selected and report types appear</w:t>
      </w:r>
    </w:p>
    <w:p w14:paraId="28F7C834" w14:textId="77777777" w:rsidR="002744E7" w:rsidRDefault="002744E7" w:rsidP="003C6034">
      <w:pPr>
        <w:pStyle w:val="CommentText"/>
        <w:numPr>
          <w:ilvl w:val="0"/>
          <w:numId w:val="25"/>
        </w:numPr>
      </w:pPr>
      <w:r>
        <w:t>once a report type is selected and parameters (time period) need to be added</w:t>
      </w:r>
    </w:p>
    <w:p w14:paraId="44C84670" w14:textId="77777777" w:rsidR="002744E7" w:rsidRDefault="002744E7" w:rsidP="003C6034">
      <w:pPr>
        <w:pStyle w:val="CommentText"/>
      </w:pPr>
    </w:p>
    <w:p w14:paraId="5242FE78" w14:textId="77777777" w:rsidR="002744E7" w:rsidRDefault="002744E7" w:rsidP="003C6034">
      <w:pPr>
        <w:pStyle w:val="CommentText"/>
      </w:pPr>
      <w:proofErr w:type="gramStart"/>
      <w:r>
        <w:t>describe</w:t>
      </w:r>
      <w:proofErr w:type="gramEnd"/>
      <w:r>
        <w:t xml:space="preserve"> each of the parameter selection options and any validations</w:t>
      </w:r>
    </w:p>
    <w:p w14:paraId="171F8239" w14:textId="77777777" w:rsidR="002744E7" w:rsidRDefault="002744E7" w:rsidP="003C6034">
      <w:pPr>
        <w:pStyle w:val="CommentText"/>
      </w:pPr>
    </w:p>
    <w:p w14:paraId="04486704" w14:textId="77777777" w:rsidR="002744E7" w:rsidRDefault="002744E7" w:rsidP="003C6034">
      <w:pPr>
        <w:pStyle w:val="CommentText"/>
      </w:pPr>
      <w:proofErr w:type="gramStart"/>
      <w:r>
        <w:t>describe</w:t>
      </w:r>
      <w:proofErr w:type="gramEnd"/>
      <w:r>
        <w:t xml:space="preserve"> report, and mention that it follows the current paper report format</w:t>
      </w:r>
    </w:p>
    <w:p w14:paraId="68A4BC1F" w14:textId="77777777" w:rsidR="002744E7" w:rsidRDefault="002744E7" w:rsidP="003C6034">
      <w:pPr>
        <w:pStyle w:val="CommentText"/>
      </w:pPr>
    </w:p>
    <w:p w14:paraId="6FC0C496" w14:textId="0CBE56AB" w:rsidR="002744E7" w:rsidRDefault="002744E7" w:rsidP="003C6034">
      <w:pPr>
        <w:pStyle w:val="CommentText"/>
      </w:pPr>
      <w:proofErr w:type="gramStart"/>
      <w:r>
        <w:t>show</w:t>
      </w:r>
      <w:proofErr w:type="gramEnd"/>
      <w:r>
        <w:t xml:space="preserve"> the 2 reports that are standard for all programs and show the 2 vaccine reports. Point out difference in vaccine reports</w:t>
      </w:r>
    </w:p>
  </w:comment>
  <w:comment w:id="162" w:author="Gaurav Bhattacharya" w:date="2015-02-02T18:06:00Z" w:initials="GB">
    <w:p w14:paraId="6B15ADD4" w14:textId="77777777" w:rsidR="002744E7" w:rsidRDefault="002744E7">
      <w:pPr>
        <w:pStyle w:val="CommentText"/>
      </w:pPr>
      <w:r>
        <w:rPr>
          <w:rStyle w:val="CommentReference"/>
        </w:rPr>
        <w:annotationRef/>
      </w:r>
      <w:proofErr w:type="gramStart"/>
      <w:r>
        <w:t>shouldn’t</w:t>
      </w:r>
      <w:proofErr w:type="gramEnd"/>
      <w:r>
        <w:t xml:space="preserve"> there be a separate column for quantity issued or shouldn’t it say “Quantity Received/Issued” with the quantity being positive or negative based on whether it was received or issued?</w:t>
      </w:r>
    </w:p>
    <w:p w14:paraId="39BA8917" w14:textId="77777777" w:rsidR="002744E7" w:rsidRDefault="002744E7">
      <w:pPr>
        <w:pStyle w:val="CommentText"/>
      </w:pPr>
    </w:p>
    <w:p w14:paraId="32EC1CCF" w14:textId="0B2F8298" w:rsidR="002744E7" w:rsidRDefault="002744E7">
      <w:pPr>
        <w:pStyle w:val="CommentText"/>
      </w:pPr>
      <w:r>
        <w:t>Can we have a new screenshot? This one has the same Stock Balance even though there have been transactions. I think this was fixed but after this screenshot was taken</w:t>
      </w:r>
    </w:p>
  </w:comment>
  <w:comment w:id="171" w:author="Gaurav Bhattacharya" w:date="2015-02-02T18:06:00Z" w:initials="GB">
    <w:p w14:paraId="1E8FEAEE" w14:textId="01B435AD" w:rsidR="002744E7" w:rsidRDefault="002744E7">
      <w:pPr>
        <w:pStyle w:val="CommentText"/>
      </w:pPr>
      <w:r>
        <w:rPr>
          <w:rStyle w:val="CommentReference"/>
        </w:rPr>
        <w:annotationRef/>
      </w:r>
      <w:r>
        <w:t>Should we be calling this a notification?</w:t>
      </w:r>
    </w:p>
  </w:comment>
  <w:comment w:id="175" w:author="Gaurav Bhattacharya" w:date="2015-02-02T18:06:00Z" w:initials="GB">
    <w:p w14:paraId="0E6FF56B" w14:textId="664AF3AF" w:rsidR="002744E7" w:rsidRDefault="002744E7">
      <w:pPr>
        <w:pStyle w:val="CommentText"/>
      </w:pPr>
      <w:r>
        <w:rPr>
          <w:rStyle w:val="CommentReference"/>
        </w:rPr>
        <w:annotationRef/>
      </w:r>
      <w:r>
        <w:t>We never tested this but it was in the spec, right?</w:t>
      </w:r>
    </w:p>
  </w:comment>
  <w:comment w:id="167" w:author="Gaurav Bhattacharya" w:date="2015-02-02T18:06:00Z" w:initials="GB">
    <w:p w14:paraId="2F3D46A0" w14:textId="77777777" w:rsidR="002744E7" w:rsidRDefault="002744E7">
      <w:pPr>
        <w:pStyle w:val="CommentText"/>
      </w:pPr>
      <w:r>
        <w:rPr>
          <w:rStyle w:val="CommentReference"/>
        </w:rPr>
        <w:annotationRef/>
      </w:r>
      <w:r>
        <w:t>All this needs to be written out in detail with screenshots.</w:t>
      </w:r>
    </w:p>
    <w:p w14:paraId="7B193BA3" w14:textId="77777777" w:rsidR="002744E7" w:rsidRDefault="002744E7">
      <w:pPr>
        <w:pStyle w:val="CommentText"/>
      </w:pPr>
    </w:p>
    <w:p w14:paraId="17B1410A" w14:textId="77777777" w:rsidR="002744E7" w:rsidRDefault="002744E7">
      <w:pPr>
        <w:pStyle w:val="CommentText"/>
      </w:pPr>
      <w:r>
        <w:t xml:space="preserve">Navigation from the home page needs to be described. </w:t>
      </w:r>
    </w:p>
    <w:p w14:paraId="0358D84D" w14:textId="77777777" w:rsidR="002744E7" w:rsidRDefault="002744E7">
      <w:pPr>
        <w:pStyle w:val="CommentText"/>
      </w:pPr>
    </w:p>
    <w:p w14:paraId="3D83FF52" w14:textId="37180327" w:rsidR="002744E7" w:rsidRDefault="002744E7">
      <w:pPr>
        <w:pStyle w:val="CommentText"/>
      </w:pPr>
      <w:r>
        <w:t>The description of each module or page should begin with 1) describing what you can do on that page and 2) ways in which you can navigate to that page (and in the case of the home page, also how you can navigate away from that page)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angal">
    <w:altName w:val="Times New Roman"/>
    <w:panose1 w:val="00000000000000000000"/>
    <w:charset w:val="01"/>
    <w:family w:val="roman"/>
    <w:notTrueType/>
    <w:pitch w:val="variable"/>
    <w:sig w:usb0="00002000" w:usb1="00000000" w:usb2="00000000" w:usb3="00000000" w:csb0="0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857F2"/>
    <w:multiLevelType w:val="hybridMultilevel"/>
    <w:tmpl w:val="F1AAA62A"/>
    <w:lvl w:ilvl="0" w:tplc="CAD25C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57C"/>
    <w:multiLevelType w:val="hybridMultilevel"/>
    <w:tmpl w:val="E506CB68"/>
    <w:lvl w:ilvl="0" w:tplc="6CF213E6">
      <w:start w:val="3"/>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3A2F77"/>
    <w:multiLevelType w:val="hybridMultilevel"/>
    <w:tmpl w:val="4F8A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E728C8"/>
    <w:multiLevelType w:val="hybridMultilevel"/>
    <w:tmpl w:val="6D525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E6FB3"/>
    <w:multiLevelType w:val="hybridMultilevel"/>
    <w:tmpl w:val="4F8A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062B85"/>
    <w:multiLevelType w:val="hybridMultilevel"/>
    <w:tmpl w:val="7B1A3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1362B5"/>
    <w:multiLevelType w:val="hybridMultilevel"/>
    <w:tmpl w:val="1DE2B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4C0308"/>
    <w:multiLevelType w:val="hybridMultilevel"/>
    <w:tmpl w:val="0E96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C91CBF"/>
    <w:multiLevelType w:val="hybridMultilevel"/>
    <w:tmpl w:val="E5C41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333AE7"/>
    <w:multiLevelType w:val="hybridMultilevel"/>
    <w:tmpl w:val="DC0A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A66FA1"/>
    <w:multiLevelType w:val="hybridMultilevel"/>
    <w:tmpl w:val="4F8A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B225F8"/>
    <w:multiLevelType w:val="hybridMultilevel"/>
    <w:tmpl w:val="79843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742008"/>
    <w:multiLevelType w:val="hybridMultilevel"/>
    <w:tmpl w:val="F2A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B14BAC"/>
    <w:multiLevelType w:val="hybridMultilevel"/>
    <w:tmpl w:val="B406D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F57EA8"/>
    <w:multiLevelType w:val="multilevel"/>
    <w:tmpl w:val="77A67C5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nsid w:val="5F42363F"/>
    <w:multiLevelType w:val="hybridMultilevel"/>
    <w:tmpl w:val="238623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286B5A"/>
    <w:multiLevelType w:val="hybridMultilevel"/>
    <w:tmpl w:val="79843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667E42"/>
    <w:multiLevelType w:val="multilevel"/>
    <w:tmpl w:val="0A88613C"/>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44904D5"/>
    <w:multiLevelType w:val="hybridMultilevel"/>
    <w:tmpl w:val="14402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A40C4C"/>
    <w:multiLevelType w:val="hybridMultilevel"/>
    <w:tmpl w:val="EBA481E2"/>
    <w:lvl w:ilvl="0" w:tplc="FB082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262AA9"/>
    <w:multiLevelType w:val="hybridMultilevel"/>
    <w:tmpl w:val="4F8A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1E647B"/>
    <w:multiLevelType w:val="hybridMultilevel"/>
    <w:tmpl w:val="AF4A3BB2"/>
    <w:lvl w:ilvl="0" w:tplc="F0D6F91E">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B304583"/>
    <w:multiLevelType w:val="hybridMultilevel"/>
    <w:tmpl w:val="E8524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EC504C"/>
    <w:multiLevelType w:val="hybridMultilevel"/>
    <w:tmpl w:val="1D2C6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2B6B85"/>
    <w:multiLevelType w:val="hybridMultilevel"/>
    <w:tmpl w:val="1640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2"/>
  </w:num>
  <w:num w:numId="4">
    <w:abstractNumId w:val="23"/>
  </w:num>
  <w:num w:numId="5">
    <w:abstractNumId w:val="3"/>
  </w:num>
  <w:num w:numId="6">
    <w:abstractNumId w:val="6"/>
  </w:num>
  <w:num w:numId="7">
    <w:abstractNumId w:val="15"/>
  </w:num>
  <w:num w:numId="8">
    <w:abstractNumId w:val="5"/>
  </w:num>
  <w:num w:numId="9">
    <w:abstractNumId w:val="9"/>
  </w:num>
  <w:num w:numId="10">
    <w:abstractNumId w:val="7"/>
  </w:num>
  <w:num w:numId="11">
    <w:abstractNumId w:val="24"/>
  </w:num>
  <w:num w:numId="12">
    <w:abstractNumId w:val="16"/>
  </w:num>
  <w:num w:numId="13">
    <w:abstractNumId w:val="2"/>
  </w:num>
  <w:num w:numId="14">
    <w:abstractNumId w:val="13"/>
  </w:num>
  <w:num w:numId="15">
    <w:abstractNumId w:val="11"/>
  </w:num>
  <w:num w:numId="16">
    <w:abstractNumId w:val="8"/>
  </w:num>
  <w:num w:numId="17">
    <w:abstractNumId w:val="20"/>
  </w:num>
  <w:num w:numId="18">
    <w:abstractNumId w:val="4"/>
  </w:num>
  <w:num w:numId="19">
    <w:abstractNumId w:val="10"/>
  </w:num>
  <w:num w:numId="20">
    <w:abstractNumId w:val="22"/>
  </w:num>
  <w:num w:numId="21">
    <w:abstractNumId w:val="14"/>
  </w:num>
  <w:num w:numId="22">
    <w:abstractNumId w:val="21"/>
  </w:num>
  <w:num w:numId="23">
    <w:abstractNumId w:val="19"/>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AA4"/>
    <w:rsid w:val="000204FE"/>
    <w:rsid w:val="00085A1D"/>
    <w:rsid w:val="000C2C13"/>
    <w:rsid w:val="000E00AF"/>
    <w:rsid w:val="000E02EB"/>
    <w:rsid w:val="00191891"/>
    <w:rsid w:val="001A44CD"/>
    <w:rsid w:val="00210525"/>
    <w:rsid w:val="00225E36"/>
    <w:rsid w:val="00226062"/>
    <w:rsid w:val="002421B0"/>
    <w:rsid w:val="0026137D"/>
    <w:rsid w:val="002744E7"/>
    <w:rsid w:val="002801DA"/>
    <w:rsid w:val="002853A5"/>
    <w:rsid w:val="002979CE"/>
    <w:rsid w:val="002D44C0"/>
    <w:rsid w:val="00332228"/>
    <w:rsid w:val="003343A5"/>
    <w:rsid w:val="0036138E"/>
    <w:rsid w:val="003B22A1"/>
    <w:rsid w:val="003C6034"/>
    <w:rsid w:val="003E6170"/>
    <w:rsid w:val="003F4EA7"/>
    <w:rsid w:val="004E1C8E"/>
    <w:rsid w:val="00514EDA"/>
    <w:rsid w:val="005508FA"/>
    <w:rsid w:val="0055764F"/>
    <w:rsid w:val="005649EF"/>
    <w:rsid w:val="005B7B09"/>
    <w:rsid w:val="006B5CA1"/>
    <w:rsid w:val="006F57BB"/>
    <w:rsid w:val="00723C14"/>
    <w:rsid w:val="00762A5C"/>
    <w:rsid w:val="008944A3"/>
    <w:rsid w:val="0089799A"/>
    <w:rsid w:val="008F370C"/>
    <w:rsid w:val="0092000D"/>
    <w:rsid w:val="0095005F"/>
    <w:rsid w:val="0095641D"/>
    <w:rsid w:val="00962CB6"/>
    <w:rsid w:val="00963386"/>
    <w:rsid w:val="00997EF3"/>
    <w:rsid w:val="009E2765"/>
    <w:rsid w:val="00AA64C1"/>
    <w:rsid w:val="00AF4E54"/>
    <w:rsid w:val="00B12772"/>
    <w:rsid w:val="00B3268E"/>
    <w:rsid w:val="00B4506E"/>
    <w:rsid w:val="00B47E26"/>
    <w:rsid w:val="00B5248D"/>
    <w:rsid w:val="00B663FA"/>
    <w:rsid w:val="00B75A3E"/>
    <w:rsid w:val="00B95781"/>
    <w:rsid w:val="00BB740B"/>
    <w:rsid w:val="00C046CC"/>
    <w:rsid w:val="00C34864"/>
    <w:rsid w:val="00C56462"/>
    <w:rsid w:val="00C83A51"/>
    <w:rsid w:val="00CD6A45"/>
    <w:rsid w:val="00CF10A3"/>
    <w:rsid w:val="00D07051"/>
    <w:rsid w:val="00D15AA4"/>
    <w:rsid w:val="00D203F0"/>
    <w:rsid w:val="00D64FCA"/>
    <w:rsid w:val="00D84DE1"/>
    <w:rsid w:val="00D855A0"/>
    <w:rsid w:val="00DA3E77"/>
    <w:rsid w:val="00DA4477"/>
    <w:rsid w:val="00DC570E"/>
    <w:rsid w:val="00E22BBF"/>
    <w:rsid w:val="00E26EE9"/>
    <w:rsid w:val="00E5741D"/>
    <w:rsid w:val="00E716E0"/>
    <w:rsid w:val="00EC5B4D"/>
    <w:rsid w:val="00ED1E80"/>
    <w:rsid w:val="00EE61A6"/>
    <w:rsid w:val="00F007C5"/>
    <w:rsid w:val="00FD6784"/>
    <w:rsid w:val="00FE781C"/>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96E8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AA4"/>
    <w:pPr>
      <w:ind w:left="720"/>
      <w:contextualSpacing/>
    </w:pPr>
  </w:style>
  <w:style w:type="character" w:styleId="Hyperlink">
    <w:name w:val="Hyperlink"/>
    <w:basedOn w:val="DefaultParagraphFont"/>
    <w:uiPriority w:val="99"/>
    <w:unhideWhenUsed/>
    <w:rsid w:val="00FE781C"/>
    <w:rPr>
      <w:color w:val="0000FF" w:themeColor="hyperlink"/>
      <w:u w:val="single"/>
    </w:rPr>
  </w:style>
  <w:style w:type="character" w:styleId="CommentReference">
    <w:name w:val="annotation reference"/>
    <w:basedOn w:val="DefaultParagraphFont"/>
    <w:uiPriority w:val="99"/>
    <w:semiHidden/>
    <w:unhideWhenUsed/>
    <w:rsid w:val="000E00AF"/>
    <w:rPr>
      <w:sz w:val="18"/>
      <w:szCs w:val="18"/>
    </w:rPr>
  </w:style>
  <w:style w:type="paragraph" w:styleId="CommentText">
    <w:name w:val="annotation text"/>
    <w:basedOn w:val="Normal"/>
    <w:link w:val="CommentTextChar"/>
    <w:uiPriority w:val="99"/>
    <w:unhideWhenUsed/>
    <w:rsid w:val="000E00AF"/>
  </w:style>
  <w:style w:type="character" w:customStyle="1" w:styleId="CommentTextChar">
    <w:name w:val="Comment Text Char"/>
    <w:basedOn w:val="DefaultParagraphFont"/>
    <w:link w:val="CommentText"/>
    <w:uiPriority w:val="99"/>
    <w:rsid w:val="000E00AF"/>
  </w:style>
  <w:style w:type="paragraph" w:styleId="CommentSubject">
    <w:name w:val="annotation subject"/>
    <w:basedOn w:val="CommentText"/>
    <w:next w:val="CommentText"/>
    <w:link w:val="CommentSubjectChar"/>
    <w:uiPriority w:val="99"/>
    <w:semiHidden/>
    <w:unhideWhenUsed/>
    <w:rsid w:val="000E00AF"/>
    <w:rPr>
      <w:b/>
      <w:bCs/>
      <w:sz w:val="20"/>
      <w:szCs w:val="20"/>
    </w:rPr>
  </w:style>
  <w:style w:type="character" w:customStyle="1" w:styleId="CommentSubjectChar">
    <w:name w:val="Comment Subject Char"/>
    <w:basedOn w:val="CommentTextChar"/>
    <w:link w:val="CommentSubject"/>
    <w:uiPriority w:val="99"/>
    <w:semiHidden/>
    <w:rsid w:val="000E00AF"/>
    <w:rPr>
      <w:b/>
      <w:bCs/>
      <w:sz w:val="20"/>
      <w:szCs w:val="20"/>
    </w:rPr>
  </w:style>
  <w:style w:type="paragraph" w:styleId="BalloonText">
    <w:name w:val="Balloon Text"/>
    <w:basedOn w:val="Normal"/>
    <w:link w:val="BalloonTextChar"/>
    <w:uiPriority w:val="99"/>
    <w:semiHidden/>
    <w:unhideWhenUsed/>
    <w:rsid w:val="000E00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00AF"/>
    <w:rPr>
      <w:rFonts w:ascii="Lucida Grande" w:hAnsi="Lucida Grande" w:cs="Lucida Grande"/>
      <w:sz w:val="18"/>
      <w:szCs w:val="18"/>
    </w:rPr>
  </w:style>
  <w:style w:type="table" w:styleId="TableGrid">
    <w:name w:val="Table Grid"/>
    <w:basedOn w:val="TableNormal"/>
    <w:uiPriority w:val="59"/>
    <w:rsid w:val="005649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AA4"/>
    <w:pPr>
      <w:ind w:left="720"/>
      <w:contextualSpacing/>
    </w:pPr>
  </w:style>
  <w:style w:type="character" w:styleId="Hyperlink">
    <w:name w:val="Hyperlink"/>
    <w:basedOn w:val="DefaultParagraphFont"/>
    <w:uiPriority w:val="99"/>
    <w:unhideWhenUsed/>
    <w:rsid w:val="00FE781C"/>
    <w:rPr>
      <w:color w:val="0000FF" w:themeColor="hyperlink"/>
      <w:u w:val="single"/>
    </w:rPr>
  </w:style>
  <w:style w:type="character" w:styleId="CommentReference">
    <w:name w:val="annotation reference"/>
    <w:basedOn w:val="DefaultParagraphFont"/>
    <w:uiPriority w:val="99"/>
    <w:semiHidden/>
    <w:unhideWhenUsed/>
    <w:rsid w:val="000E00AF"/>
    <w:rPr>
      <w:sz w:val="18"/>
      <w:szCs w:val="18"/>
    </w:rPr>
  </w:style>
  <w:style w:type="paragraph" w:styleId="CommentText">
    <w:name w:val="annotation text"/>
    <w:basedOn w:val="Normal"/>
    <w:link w:val="CommentTextChar"/>
    <w:uiPriority w:val="99"/>
    <w:unhideWhenUsed/>
    <w:rsid w:val="000E00AF"/>
  </w:style>
  <w:style w:type="character" w:customStyle="1" w:styleId="CommentTextChar">
    <w:name w:val="Comment Text Char"/>
    <w:basedOn w:val="DefaultParagraphFont"/>
    <w:link w:val="CommentText"/>
    <w:uiPriority w:val="99"/>
    <w:rsid w:val="000E00AF"/>
  </w:style>
  <w:style w:type="paragraph" w:styleId="CommentSubject">
    <w:name w:val="annotation subject"/>
    <w:basedOn w:val="CommentText"/>
    <w:next w:val="CommentText"/>
    <w:link w:val="CommentSubjectChar"/>
    <w:uiPriority w:val="99"/>
    <w:semiHidden/>
    <w:unhideWhenUsed/>
    <w:rsid w:val="000E00AF"/>
    <w:rPr>
      <w:b/>
      <w:bCs/>
      <w:sz w:val="20"/>
      <w:szCs w:val="20"/>
    </w:rPr>
  </w:style>
  <w:style w:type="character" w:customStyle="1" w:styleId="CommentSubjectChar">
    <w:name w:val="Comment Subject Char"/>
    <w:basedOn w:val="CommentTextChar"/>
    <w:link w:val="CommentSubject"/>
    <w:uiPriority w:val="99"/>
    <w:semiHidden/>
    <w:rsid w:val="000E00AF"/>
    <w:rPr>
      <w:b/>
      <w:bCs/>
      <w:sz w:val="20"/>
      <w:szCs w:val="20"/>
    </w:rPr>
  </w:style>
  <w:style w:type="paragraph" w:styleId="BalloonText">
    <w:name w:val="Balloon Text"/>
    <w:basedOn w:val="Normal"/>
    <w:link w:val="BalloonTextChar"/>
    <w:uiPriority w:val="99"/>
    <w:semiHidden/>
    <w:unhideWhenUsed/>
    <w:rsid w:val="000E00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00AF"/>
    <w:rPr>
      <w:rFonts w:ascii="Lucida Grande" w:hAnsi="Lucida Grande" w:cs="Lucida Grande"/>
      <w:sz w:val="18"/>
      <w:szCs w:val="18"/>
    </w:rPr>
  </w:style>
  <w:style w:type="table" w:styleId="TableGrid">
    <w:name w:val="Table Grid"/>
    <w:basedOn w:val="TableNormal"/>
    <w:uiPriority w:val="59"/>
    <w:rsid w:val="005649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992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comments" Target="comments.xml"/><Relationship Id="rId7" Type="http://schemas.openxmlformats.org/officeDocument/2006/relationships/hyperlink" Target="http://bit.ly/chailmis-latest-dev"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2955</Words>
  <Characters>16846</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ThoughtWorks</Company>
  <LinksUpToDate>false</LinksUpToDate>
  <CharactersWithSpaces>19762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Kamara</dc:creator>
  <cp:lastModifiedBy>Job Rwebembera</cp:lastModifiedBy>
  <cp:revision>2</cp:revision>
  <dcterms:created xsi:type="dcterms:W3CDTF">2015-05-04T13:45:00Z</dcterms:created>
  <dcterms:modified xsi:type="dcterms:W3CDTF">2015-05-04T13:45:00Z</dcterms:modified>
</cp:coreProperties>
</file>